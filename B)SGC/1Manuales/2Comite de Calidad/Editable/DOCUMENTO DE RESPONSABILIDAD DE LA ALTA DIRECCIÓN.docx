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E160665" w14:textId="5A140A36" w:rsidR="009F214B" w:rsidRPr="00F673CA" w:rsidDel="00F673CA" w:rsidRDefault="009F214B">
      <w:pPr>
        <w:spacing w:after="0" w:line="240" w:lineRule="auto"/>
        <w:ind w:right="-556"/>
        <w:rPr>
          <w:del w:id="0" w:author="SANCHEZ SANCHEZ RICARDO" w:date="2020-01-24T18:17:00Z"/>
          <w:rFonts w:ascii="Arial" w:eastAsia="Arial" w:hAnsi="Arial" w:cs="Arial"/>
          <w:b/>
          <w:sz w:val="20"/>
          <w:szCs w:val="20"/>
        </w:rPr>
        <w:pPrChange w:id="1" w:author="SANCHEZ SANCHEZ RICARDO" w:date="2020-01-24T18:17:00Z">
          <w:pPr>
            <w:spacing w:after="0" w:line="240" w:lineRule="auto"/>
            <w:ind w:left="720" w:right="-556" w:hanging="360"/>
            <w:jc w:val="center"/>
          </w:pPr>
        </w:pPrChange>
      </w:pPr>
      <w:bookmarkStart w:id="2" w:name="_gjdgxs" w:colFirst="0" w:colLast="0"/>
      <w:bookmarkEnd w:id="2"/>
    </w:p>
    <w:p w14:paraId="3E001FF7" w14:textId="77777777" w:rsidR="009F214B" w:rsidRPr="00F673CA" w:rsidRDefault="00EF7975" w:rsidP="00EF7975">
      <w:pPr>
        <w:spacing w:after="0" w:line="240" w:lineRule="auto"/>
        <w:ind w:left="720" w:right="49" w:hanging="360"/>
        <w:jc w:val="right"/>
        <w:rPr>
          <w:rFonts w:ascii="Arial" w:eastAsia="Arial" w:hAnsi="Arial" w:cs="Arial"/>
          <w:b/>
          <w:sz w:val="32"/>
          <w:szCs w:val="32"/>
        </w:rPr>
      </w:pPr>
      <w:r w:rsidRPr="00F673CA">
        <w:rPr>
          <w:rFonts w:ascii="Arial" w:eastAsia="Arial" w:hAnsi="Arial" w:cs="Arial"/>
          <w:b/>
          <w:sz w:val="32"/>
          <w:szCs w:val="32"/>
        </w:rPr>
        <w:t>DOCUMENTO DE RESPONSABILIDAD DE LA ALTA DIRECCIÓN</w:t>
      </w:r>
      <w:r w:rsidRPr="00F673CA">
        <w:rPr>
          <w:rFonts w:ascii="Arial" w:eastAsia="Arial" w:hAnsi="Arial" w:cs="Arial"/>
          <w:b/>
          <w:sz w:val="32"/>
          <w:szCs w:val="32"/>
          <w:rPrChange w:id="3" w:author="SANCHEZ SANCHEZ RICARDO" w:date="2020-01-24T18:13:00Z">
            <w:rPr>
              <w:rFonts w:ascii="Arial" w:eastAsia="Arial" w:hAnsi="Arial" w:cs="Arial"/>
              <w:b/>
              <w:color w:val="FF0000"/>
              <w:sz w:val="32"/>
              <w:szCs w:val="32"/>
              <w:highlight w:val="yellow"/>
            </w:rPr>
          </w:rPrChange>
        </w:rPr>
        <w:t>.</w:t>
      </w:r>
    </w:p>
    <w:p w14:paraId="25D72751" w14:textId="77777777" w:rsidR="001B2F39" w:rsidRPr="00F673CA" w:rsidRDefault="001B2F39" w:rsidP="0093495A">
      <w:pPr>
        <w:spacing w:after="0" w:line="240" w:lineRule="auto"/>
        <w:ind w:left="720" w:right="-556" w:hanging="360"/>
        <w:jc w:val="center"/>
        <w:rPr>
          <w:rFonts w:ascii="Arial" w:eastAsia="Arial" w:hAnsi="Arial" w:cs="Arial"/>
          <w:b/>
          <w:sz w:val="32"/>
          <w:szCs w:val="32"/>
        </w:rPr>
      </w:pPr>
    </w:p>
    <w:p w14:paraId="4A0C0712" w14:textId="77777777" w:rsidR="0093495A" w:rsidRPr="00F673CA" w:rsidRDefault="0093495A" w:rsidP="0093495A">
      <w:pPr>
        <w:spacing w:after="0" w:line="240" w:lineRule="auto"/>
        <w:ind w:left="720" w:right="-556" w:hanging="360"/>
        <w:jc w:val="center"/>
        <w:rPr>
          <w:rFonts w:ascii="Arial" w:eastAsia="Arial" w:hAnsi="Arial" w:cs="Arial"/>
          <w:b/>
          <w:sz w:val="32"/>
          <w:szCs w:val="32"/>
        </w:rPr>
      </w:pPr>
    </w:p>
    <w:p w14:paraId="4A7823AA" w14:textId="69E36E6B" w:rsidR="001B2F39" w:rsidRPr="00F673CA" w:rsidRDefault="001B2F39" w:rsidP="0093495A">
      <w:pPr>
        <w:spacing w:after="0" w:line="240" w:lineRule="auto"/>
        <w:ind w:left="720" w:right="-556" w:hanging="360"/>
        <w:jc w:val="center"/>
        <w:rPr>
          <w:rFonts w:ascii="Arial" w:eastAsia="Arial" w:hAnsi="Arial" w:cs="Arial"/>
          <w:b/>
          <w:sz w:val="32"/>
          <w:szCs w:val="32"/>
        </w:rPr>
      </w:pPr>
      <w:r w:rsidRPr="00955AAB"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72576" behindDoc="1" locked="0" layoutInCell="1" allowOverlap="1" wp14:anchorId="5105164E" wp14:editId="4B358D32">
            <wp:simplePos x="0" y="0"/>
            <wp:positionH relativeFrom="margin">
              <wp:align>right</wp:align>
            </wp:positionH>
            <wp:positionV relativeFrom="paragraph">
              <wp:posOffset>199390</wp:posOffset>
            </wp:positionV>
            <wp:extent cx="3600635" cy="1143059"/>
            <wp:effectExtent l="0" t="0" r="0" b="0"/>
            <wp:wrapTight wrapText="bothSides">
              <wp:wrapPolygon edited="0">
                <wp:start x="0" y="0"/>
                <wp:lineTo x="0" y="21240"/>
                <wp:lineTo x="21486" y="21240"/>
                <wp:lineTo x="21486" y="0"/>
                <wp:lineTo x="0" y="0"/>
              </wp:wrapPolygon>
            </wp:wrapTight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11430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FD20B2" w14:textId="77777777" w:rsidR="009F214B" w:rsidRPr="00F673CA" w:rsidRDefault="009F214B" w:rsidP="0093495A">
      <w:pPr>
        <w:spacing w:after="0" w:line="240" w:lineRule="auto"/>
        <w:ind w:right="-556"/>
        <w:rPr>
          <w:rFonts w:ascii="Arial" w:eastAsia="Arial" w:hAnsi="Arial" w:cs="Arial"/>
          <w:sz w:val="32"/>
          <w:szCs w:val="32"/>
        </w:rPr>
      </w:pPr>
    </w:p>
    <w:p w14:paraId="72DC5B1A" w14:textId="77777777" w:rsidR="001B2F39" w:rsidRPr="00F673CA" w:rsidRDefault="001B2F39" w:rsidP="0093495A">
      <w:pPr>
        <w:spacing w:after="0" w:line="240" w:lineRule="auto"/>
        <w:ind w:right="-556"/>
        <w:rPr>
          <w:rFonts w:ascii="Arial" w:eastAsia="Arial" w:hAnsi="Arial" w:cs="Arial"/>
          <w:sz w:val="32"/>
          <w:szCs w:val="32"/>
        </w:rPr>
      </w:pPr>
    </w:p>
    <w:p w14:paraId="0A9FD9D4" w14:textId="77777777" w:rsidR="001B2F39" w:rsidRPr="00F673CA" w:rsidRDefault="001B2F39" w:rsidP="0093495A">
      <w:pPr>
        <w:spacing w:after="0" w:line="240" w:lineRule="auto"/>
        <w:ind w:right="-556"/>
        <w:rPr>
          <w:rFonts w:ascii="Arial" w:eastAsia="Arial" w:hAnsi="Arial" w:cs="Arial"/>
          <w:sz w:val="32"/>
          <w:szCs w:val="32"/>
        </w:rPr>
      </w:pPr>
    </w:p>
    <w:p w14:paraId="3174445A" w14:textId="77777777" w:rsidR="001B2F39" w:rsidRPr="00F673CA" w:rsidRDefault="001B2F39" w:rsidP="0093495A">
      <w:pPr>
        <w:spacing w:after="0" w:line="240" w:lineRule="auto"/>
        <w:ind w:right="-556"/>
        <w:rPr>
          <w:rFonts w:ascii="Arial" w:eastAsia="Arial" w:hAnsi="Arial" w:cs="Arial"/>
          <w:sz w:val="32"/>
          <w:szCs w:val="32"/>
        </w:rPr>
      </w:pPr>
    </w:p>
    <w:p w14:paraId="546EFC39" w14:textId="77777777" w:rsidR="001B2F39" w:rsidRPr="00F673CA" w:rsidRDefault="001B2F39" w:rsidP="0093495A">
      <w:pPr>
        <w:spacing w:after="0" w:line="240" w:lineRule="auto"/>
        <w:ind w:right="-556"/>
        <w:rPr>
          <w:rFonts w:ascii="Arial" w:eastAsia="Arial" w:hAnsi="Arial" w:cs="Arial"/>
          <w:sz w:val="32"/>
          <w:szCs w:val="32"/>
        </w:rPr>
      </w:pPr>
    </w:p>
    <w:p w14:paraId="40CEF425" w14:textId="77777777" w:rsidR="001B2F39" w:rsidRPr="00F673CA" w:rsidRDefault="001B2F39" w:rsidP="0093495A">
      <w:pPr>
        <w:spacing w:after="0" w:line="240" w:lineRule="auto"/>
        <w:ind w:right="-556"/>
        <w:rPr>
          <w:rFonts w:ascii="Arial" w:eastAsia="Arial" w:hAnsi="Arial" w:cs="Arial"/>
          <w:sz w:val="32"/>
          <w:szCs w:val="32"/>
        </w:rPr>
      </w:pPr>
    </w:p>
    <w:p w14:paraId="5E78F652" w14:textId="77777777" w:rsidR="001B2F39" w:rsidRPr="00F673CA" w:rsidRDefault="001B2F39" w:rsidP="0093495A">
      <w:pPr>
        <w:spacing w:after="0" w:line="240" w:lineRule="auto"/>
        <w:ind w:left="720" w:right="-556" w:hanging="360"/>
        <w:jc w:val="center"/>
        <w:rPr>
          <w:rFonts w:ascii="Arial" w:eastAsia="Arial" w:hAnsi="Arial" w:cs="Arial"/>
          <w:sz w:val="32"/>
          <w:szCs w:val="32"/>
        </w:rPr>
      </w:pPr>
    </w:p>
    <w:p w14:paraId="618EA18C" w14:textId="77777777" w:rsidR="0093495A" w:rsidRPr="00F673CA" w:rsidRDefault="0093495A" w:rsidP="0093495A">
      <w:pPr>
        <w:spacing w:after="0" w:line="240" w:lineRule="auto"/>
        <w:ind w:left="720" w:right="-556" w:hanging="360"/>
        <w:jc w:val="center"/>
        <w:rPr>
          <w:rFonts w:ascii="Arial" w:eastAsia="Arial" w:hAnsi="Arial" w:cs="Arial"/>
          <w:sz w:val="32"/>
          <w:szCs w:val="32"/>
        </w:rPr>
      </w:pPr>
    </w:p>
    <w:p w14:paraId="37D85811" w14:textId="77777777" w:rsidR="009F214B" w:rsidRPr="00F673CA" w:rsidRDefault="00141F8F" w:rsidP="0093495A">
      <w:pPr>
        <w:spacing w:after="0" w:line="240" w:lineRule="auto"/>
        <w:ind w:left="720" w:right="7" w:hanging="360"/>
        <w:jc w:val="right"/>
        <w:rPr>
          <w:rFonts w:ascii="Arial" w:eastAsia="Arial" w:hAnsi="Arial" w:cs="Arial"/>
          <w:sz w:val="32"/>
          <w:szCs w:val="32"/>
        </w:rPr>
      </w:pPr>
      <w:r w:rsidRPr="00F673CA">
        <w:rPr>
          <w:rFonts w:ascii="Arial" w:eastAsia="Arial" w:hAnsi="Arial" w:cs="Arial"/>
          <w:sz w:val="32"/>
          <w:szCs w:val="32"/>
        </w:rPr>
        <w:t>INSTITUTO NACIONAL ELECTORAL</w:t>
      </w:r>
    </w:p>
    <w:p w14:paraId="01B766B6" w14:textId="77777777" w:rsidR="009F214B" w:rsidRPr="00F673CA" w:rsidRDefault="00281226" w:rsidP="0093495A">
      <w:pPr>
        <w:spacing w:after="0" w:line="240" w:lineRule="auto"/>
        <w:ind w:left="720" w:right="7" w:hanging="360"/>
        <w:jc w:val="right"/>
        <w:rPr>
          <w:rFonts w:ascii="Arial" w:eastAsia="Arial" w:hAnsi="Arial" w:cs="Arial"/>
          <w:sz w:val="32"/>
          <w:szCs w:val="32"/>
        </w:rPr>
      </w:pPr>
      <w:r w:rsidRPr="00F673CA">
        <w:rPr>
          <w:rFonts w:ascii="Arial" w:eastAsia="Arial" w:hAnsi="Arial" w:cs="Arial"/>
          <w:sz w:val="32"/>
          <w:szCs w:val="32"/>
        </w:rPr>
        <w:t>DIRECCIÓN</w:t>
      </w:r>
      <w:r w:rsidR="00141F8F" w:rsidRPr="00F673CA">
        <w:rPr>
          <w:rFonts w:ascii="Arial" w:eastAsia="Arial" w:hAnsi="Arial" w:cs="Arial"/>
          <w:sz w:val="32"/>
          <w:szCs w:val="32"/>
        </w:rPr>
        <w:t xml:space="preserve"> EJECUTIVA DEL REGISTRO FEDERAL DE ELECTORES</w:t>
      </w:r>
    </w:p>
    <w:p w14:paraId="73EC021F" w14:textId="77777777" w:rsidR="009F214B" w:rsidRPr="00F673CA" w:rsidRDefault="001C42F5" w:rsidP="0093495A">
      <w:pPr>
        <w:spacing w:after="0" w:line="240" w:lineRule="auto"/>
        <w:ind w:left="720" w:right="7" w:hanging="360"/>
        <w:jc w:val="right"/>
        <w:rPr>
          <w:rFonts w:ascii="Arial" w:eastAsia="Arial" w:hAnsi="Arial" w:cs="Arial"/>
          <w:sz w:val="32"/>
          <w:szCs w:val="32"/>
        </w:rPr>
      </w:pPr>
      <w:r w:rsidRPr="00F673CA">
        <w:rPr>
          <w:rFonts w:ascii="Arial" w:eastAsia="Arial" w:hAnsi="Arial" w:cs="Arial"/>
          <w:sz w:val="32"/>
          <w:szCs w:val="32"/>
        </w:rPr>
        <w:t xml:space="preserve">JUNTA LOCAL EJECUTIVA EN </w:t>
      </w:r>
      <w:r w:rsidR="000E4995" w:rsidRPr="00F673CA">
        <w:rPr>
          <w:rFonts w:ascii="Arial" w:eastAsia="Arial" w:hAnsi="Arial" w:cs="Arial"/>
          <w:sz w:val="32"/>
          <w:szCs w:val="32"/>
          <w:rPrChange w:id="4" w:author="SANCHEZ SANCHEZ RICARDO" w:date="2020-01-24T18:15:00Z">
            <w:rPr>
              <w:rFonts w:ascii="Arial" w:eastAsia="Arial" w:hAnsi="Arial" w:cs="Arial"/>
              <w:b/>
              <w:color w:val="76923C" w:themeColor="accent3" w:themeShade="BF"/>
              <w:sz w:val="32"/>
              <w:szCs w:val="32"/>
            </w:rPr>
          </w:rPrChange>
        </w:rPr>
        <w:t>PUEBLA</w:t>
      </w:r>
      <w:r w:rsidR="00EF7975" w:rsidRPr="00F673CA">
        <w:rPr>
          <w:rFonts w:ascii="Arial" w:eastAsia="Arial" w:hAnsi="Arial" w:cs="Arial"/>
          <w:sz w:val="32"/>
          <w:szCs w:val="32"/>
        </w:rPr>
        <w:t xml:space="preserve"> </w:t>
      </w:r>
      <w:r w:rsidR="00141F8F" w:rsidRPr="00F673CA">
        <w:rPr>
          <w:rFonts w:ascii="Arial" w:eastAsia="Arial" w:hAnsi="Arial" w:cs="Arial"/>
          <w:sz w:val="32"/>
          <w:szCs w:val="32"/>
        </w:rPr>
        <w:t>Y MAC’S</w:t>
      </w:r>
    </w:p>
    <w:p w14:paraId="401A4D56" w14:textId="77777777" w:rsidR="001B2F39" w:rsidRPr="00F673CA" w:rsidRDefault="001B2F39" w:rsidP="0093495A">
      <w:pPr>
        <w:spacing w:after="0" w:line="240" w:lineRule="auto"/>
        <w:ind w:right="7"/>
        <w:jc w:val="right"/>
        <w:rPr>
          <w:rFonts w:ascii="Arial" w:eastAsia="Arial" w:hAnsi="Arial" w:cs="Arial"/>
          <w:sz w:val="20"/>
          <w:szCs w:val="20"/>
        </w:rPr>
      </w:pPr>
    </w:p>
    <w:p w14:paraId="74AFBB10" w14:textId="77777777" w:rsidR="000E4995" w:rsidRPr="00F673CA" w:rsidRDefault="000E4995" w:rsidP="0093495A">
      <w:pPr>
        <w:spacing w:after="0" w:line="240" w:lineRule="auto"/>
        <w:ind w:right="7"/>
        <w:jc w:val="right"/>
        <w:rPr>
          <w:rFonts w:ascii="Arial" w:eastAsia="Arial" w:hAnsi="Arial" w:cs="Arial"/>
          <w:sz w:val="20"/>
          <w:szCs w:val="20"/>
        </w:rPr>
      </w:pPr>
      <w:bookmarkStart w:id="5" w:name="_30j0zll" w:colFirst="0" w:colLast="0"/>
      <w:bookmarkEnd w:id="5"/>
    </w:p>
    <w:tbl>
      <w:tblPr>
        <w:tblStyle w:val="3"/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723"/>
        <w:gridCol w:w="1416"/>
        <w:gridCol w:w="3654"/>
        <w:gridCol w:w="2025"/>
        <w:tblGridChange w:id="6">
          <w:tblGrid>
            <w:gridCol w:w="1723"/>
            <w:gridCol w:w="1416"/>
            <w:gridCol w:w="3654"/>
            <w:gridCol w:w="2025"/>
          </w:tblGrid>
        </w:tblGridChange>
      </w:tblGrid>
      <w:tr w:rsidR="00F673CA" w:rsidRPr="00F673CA" w14:paraId="151DB6E1" w14:textId="77777777" w:rsidTr="000E4995">
        <w:trPr>
          <w:trHeight w:val="320"/>
          <w:jc w:val="center"/>
        </w:trPr>
        <w:tc>
          <w:tcPr>
            <w:tcW w:w="5000" w:type="pct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A83C4B" w14:textId="55F36BF3" w:rsidR="008D1D97" w:rsidRPr="00F673CA" w:rsidRDefault="008D1D97" w:rsidP="0093495A">
            <w:pPr>
              <w:spacing w:line="240" w:lineRule="auto"/>
              <w:ind w:left="280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bookmarkStart w:id="7" w:name="_3znysh7" w:colFirst="0" w:colLast="0"/>
            <w:bookmarkEnd w:id="7"/>
            <w:r w:rsidRPr="00F673CA">
              <w:rPr>
                <w:rFonts w:ascii="Arial" w:eastAsia="Arial" w:hAnsi="Arial" w:cs="Arial"/>
                <w:b/>
                <w:sz w:val="20"/>
                <w:szCs w:val="20"/>
                <w:shd w:val="clear" w:color="auto" w:fill="950054"/>
              </w:rPr>
              <w:t>TABLA DE RESPONSABLES</w:t>
            </w:r>
            <w:r w:rsidRPr="00955AAB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722FE909" wp14:editId="330BFF72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824B9E" w14:textId="77777777" w:rsidR="0026414D" w:rsidRDefault="0026414D" w:rsidP="008D1D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22FE909" id="Rectángulo 10" o:spid="_x0000_s1026" style="position:absolute;left:0;text-align:left;margin-left:39pt;margin-top:673pt;width:542.25pt;height:23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" fillcolor="#950054" stroked="f">
                      <v:textbox inset="2.53958mm,2.53958mm,2.53958mm,2.53958mm">
                        <w:txbxContent>
                          <w:p w14:paraId="5A824B9E" w14:textId="77777777" w:rsidR="0026414D" w:rsidRDefault="0026414D" w:rsidP="008D1D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673CA">
              <w:rPr>
                <w:rFonts w:ascii="Arial" w:hAnsi="Arial" w:cs="Arial"/>
                <w:noProof/>
                <w:sz w:val="20"/>
                <w:szCs w:val="20"/>
                <w:rPrChange w:id="8" w:author="SANCHEZ SANCHEZ RICARDO" w:date="2020-01-24T18:13:00Z">
                  <w:rPr>
                    <w:rFonts w:ascii="Arial" w:hAnsi="Arial" w:cs="Arial"/>
                    <w:noProof/>
                    <w:sz w:val="20"/>
                    <w:szCs w:val="20"/>
                  </w:rPr>
                </w:rPrChange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6E5397F2" wp14:editId="17F90F76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B966259" w14:textId="77777777" w:rsidR="0026414D" w:rsidRDefault="0026414D" w:rsidP="008D1D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5397F2" id="Rectángulo 12" o:spid="_x0000_s1027" style="position:absolute;left:0;text-align:left;margin-left:39pt;margin-top:673pt;width:542.25pt;height:2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" fillcolor="#950054" stroked="f">
                      <v:textbox inset="2.53958mm,2.53958mm,2.53958mm,2.53958mm">
                        <w:txbxContent>
                          <w:p w14:paraId="1B966259" w14:textId="77777777" w:rsidR="0026414D" w:rsidRDefault="0026414D" w:rsidP="008D1D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673CA">
              <w:rPr>
                <w:rFonts w:ascii="Arial" w:hAnsi="Arial" w:cs="Arial"/>
                <w:noProof/>
                <w:sz w:val="20"/>
                <w:szCs w:val="20"/>
                <w:rPrChange w:id="9" w:author="SANCHEZ SANCHEZ RICARDO" w:date="2020-01-24T18:13:00Z">
                  <w:rPr>
                    <w:rFonts w:ascii="Arial" w:hAnsi="Arial" w:cs="Arial"/>
                    <w:noProof/>
                    <w:sz w:val="20"/>
                    <w:szCs w:val="20"/>
                  </w:rPr>
                </w:rPrChange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hidden="0" allowOverlap="1" wp14:anchorId="48D2CEC0" wp14:editId="5A526E05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6" name="Rectángul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666B37" w14:textId="77777777" w:rsidR="0026414D" w:rsidRDefault="0026414D" w:rsidP="008D1D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8D2CEC0" id="Rectángulo 6" o:spid="_x0000_s1028" style="position:absolute;left:0;text-align:left;margin-left:39pt;margin-top:673pt;width:542.25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" fillcolor="#950054" stroked="f">
                      <v:textbox inset="2.53958mm,2.53958mm,2.53958mm,2.53958mm">
                        <w:txbxContent>
                          <w:p w14:paraId="21666B37" w14:textId="77777777" w:rsidR="0026414D" w:rsidRDefault="0026414D" w:rsidP="008D1D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673CA">
              <w:rPr>
                <w:rFonts w:ascii="Arial" w:hAnsi="Arial" w:cs="Arial"/>
                <w:noProof/>
                <w:sz w:val="20"/>
                <w:szCs w:val="20"/>
                <w:rPrChange w:id="10" w:author="SANCHEZ SANCHEZ RICARDO" w:date="2020-01-24T18:13:00Z">
                  <w:rPr>
                    <w:rFonts w:ascii="Arial" w:hAnsi="Arial" w:cs="Arial"/>
                    <w:noProof/>
                    <w:sz w:val="20"/>
                    <w:szCs w:val="20"/>
                  </w:rPr>
                </w:rPrChange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hidden="0" allowOverlap="1" wp14:anchorId="2753A097" wp14:editId="4E44947A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5" name="Rectá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A13DCBA" w14:textId="77777777" w:rsidR="0026414D" w:rsidRDefault="0026414D" w:rsidP="008D1D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753A097" id="Rectángulo 5" o:spid="_x0000_s1029" style="position:absolute;left:0;text-align:left;margin-left:39pt;margin-top:673pt;width:542.25pt;height:2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" fillcolor="#950054" stroked="f">
                      <v:textbox inset="2.53958mm,2.53958mm,2.53958mm,2.53958mm">
                        <w:txbxContent>
                          <w:p w14:paraId="3A13DCBA" w14:textId="77777777" w:rsidR="0026414D" w:rsidRDefault="0026414D" w:rsidP="008D1D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673CA">
              <w:rPr>
                <w:rFonts w:ascii="Arial" w:hAnsi="Arial" w:cs="Arial"/>
                <w:noProof/>
                <w:sz w:val="20"/>
                <w:szCs w:val="20"/>
                <w:rPrChange w:id="11" w:author="SANCHEZ SANCHEZ RICARDO" w:date="2020-01-24T18:13:00Z">
                  <w:rPr>
                    <w:rFonts w:ascii="Arial" w:hAnsi="Arial" w:cs="Arial"/>
                    <w:noProof/>
                    <w:sz w:val="20"/>
                    <w:szCs w:val="20"/>
                  </w:rPr>
                </w:rPrChange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hidden="0" allowOverlap="1" wp14:anchorId="3800DB12" wp14:editId="13E117B6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9" name="Rectángul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A590AB6" w14:textId="77777777" w:rsidR="0026414D" w:rsidRDefault="0026414D" w:rsidP="008D1D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00DB12" id="Rectángulo 9" o:spid="_x0000_s1030" style="position:absolute;left:0;text-align:left;margin-left:39pt;margin-top:673pt;width:542.25pt;height:23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" fillcolor="#950054" stroked="f">
                      <v:textbox inset="2.53958mm,2.53958mm,2.53958mm,2.53958mm">
                        <w:txbxContent>
                          <w:p w14:paraId="6A590AB6" w14:textId="77777777" w:rsidR="0026414D" w:rsidRDefault="0026414D" w:rsidP="008D1D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F673CA">
              <w:rPr>
                <w:rFonts w:ascii="Arial" w:hAnsi="Arial" w:cs="Arial"/>
                <w:noProof/>
                <w:sz w:val="20"/>
                <w:szCs w:val="20"/>
                <w:rPrChange w:id="12" w:author="SANCHEZ SANCHEZ RICARDO" w:date="2020-01-24T18:13:00Z">
                  <w:rPr>
                    <w:rFonts w:ascii="Arial" w:hAnsi="Arial" w:cs="Arial"/>
                    <w:noProof/>
                    <w:sz w:val="20"/>
                    <w:szCs w:val="20"/>
                  </w:rPr>
                </w:rPrChange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hidden="0" allowOverlap="1" wp14:anchorId="3D57503F" wp14:editId="59AE6464">
                      <wp:simplePos x="0" y="0"/>
                      <wp:positionH relativeFrom="column">
                        <wp:posOffset>495300</wp:posOffset>
                      </wp:positionH>
                      <wp:positionV relativeFrom="paragraph">
                        <wp:posOffset>8547100</wp:posOffset>
                      </wp:positionV>
                      <wp:extent cx="6886575" cy="294640"/>
                      <wp:effectExtent l="0" t="0" r="0" b="0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917144" y="3647052"/>
                                <a:ext cx="6857712" cy="265896"/>
                              </a:xfrm>
                              <a:prstGeom prst="rect">
                                <a:avLst/>
                              </a:prstGeom>
                              <a:solidFill>
                                <a:srgbClr val="95005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4ABAC00" w14:textId="77777777" w:rsidR="0026414D" w:rsidRDefault="0026414D" w:rsidP="008D1D9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57503F" id="Rectángulo 11" o:spid="_x0000_s1031" style="position:absolute;left:0;text-align:left;margin-left:39pt;margin-top:673pt;width:542.25pt;height:2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" fillcolor="#950054" stroked="f">
                      <v:textbox inset="2.53958mm,2.53958mm,2.53958mm,2.53958mm">
                        <w:txbxContent>
                          <w:p w14:paraId="24ABAC00" w14:textId="77777777" w:rsidR="0026414D" w:rsidRDefault="0026414D" w:rsidP="008D1D97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F673CA" w:rsidRPr="00F673CA" w14:paraId="70112592" w14:textId="77777777" w:rsidTr="003E3A0E">
        <w:trPr>
          <w:trHeight w:val="280"/>
          <w:jc w:val="center"/>
        </w:trPr>
        <w:tc>
          <w:tcPr>
            <w:tcW w:w="9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FDA0F8" w14:textId="77777777" w:rsidR="008D1D97" w:rsidRPr="00F673CA" w:rsidRDefault="008D1D97" w:rsidP="0093495A">
            <w:pPr>
              <w:spacing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80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150BA8" w14:textId="77777777" w:rsidR="008D1D97" w:rsidRPr="00F673CA" w:rsidRDefault="008D1D97" w:rsidP="0093495A">
            <w:pPr>
              <w:spacing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>ROL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D0366" w14:textId="77777777" w:rsidR="008D1D97" w:rsidRPr="00F673CA" w:rsidRDefault="008D1D97" w:rsidP="0093495A">
            <w:pPr>
              <w:spacing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2831F4" w14:textId="77777777" w:rsidR="008D1D97" w:rsidRPr="00F673CA" w:rsidRDefault="008D1D97" w:rsidP="0093495A">
            <w:pPr>
              <w:spacing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>FIRMA</w:t>
            </w:r>
          </w:p>
        </w:tc>
      </w:tr>
      <w:tr w:rsidR="00F673CA" w:rsidRPr="00F673CA" w14:paraId="00BC81C9" w14:textId="77777777" w:rsidTr="003E3A0E">
        <w:trPr>
          <w:trHeight w:val="1200"/>
          <w:jc w:val="center"/>
        </w:trPr>
        <w:tc>
          <w:tcPr>
            <w:tcW w:w="9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DB3A43" w14:textId="77777777" w:rsidR="008D1D97" w:rsidRPr="00F673CA" w:rsidRDefault="008D1D97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Elaboración:</w:t>
            </w:r>
          </w:p>
        </w:tc>
        <w:tc>
          <w:tcPr>
            <w:tcW w:w="80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570FA7" w14:textId="77777777" w:rsidR="008D1D97" w:rsidRPr="00F673CA" w:rsidRDefault="004C43E5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Coordinador de C</w:t>
            </w:r>
            <w:r w:rsidR="008D1D97" w:rsidRPr="00F673CA">
              <w:rPr>
                <w:rFonts w:ascii="Arial" w:eastAsia="Arial" w:hAnsi="Arial" w:cs="Arial"/>
                <w:sz w:val="20"/>
                <w:szCs w:val="20"/>
              </w:rPr>
              <w:t>alidad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9C564" w14:textId="77777777" w:rsidR="00F673CA" w:rsidRPr="00F673CA" w:rsidRDefault="00F673CA">
            <w:pPr>
              <w:pStyle w:val="Prrafodelista"/>
              <w:numPr>
                <w:ilvl w:val="0"/>
                <w:numId w:val="34"/>
              </w:numPr>
              <w:ind w:left="312" w:hanging="215"/>
              <w:rPr>
                <w:ins w:id="13" w:author="SANCHEZ SANCHEZ RICARDO" w:date="2020-01-24T18:14:00Z"/>
                <w:rFonts w:ascii="Arial" w:eastAsia="Arial" w:hAnsi="Arial" w:cs="Arial"/>
              </w:rPr>
              <w:pPrChange w:id="14" w:author="SANCHEZ SANCHEZ RICARDO" w:date="2020-01-24T18:15:00Z">
                <w:pPr>
                  <w:pStyle w:val="Prrafodelista"/>
                  <w:numPr>
                    <w:numId w:val="34"/>
                  </w:numPr>
                  <w:ind w:left="312" w:hanging="218"/>
                </w:pPr>
              </w:pPrChange>
            </w:pPr>
            <w:ins w:id="15" w:author="SANCHEZ SANCHEZ RICARDO" w:date="2020-01-24T18:14:00Z">
              <w:r w:rsidRPr="00F673CA">
                <w:rPr>
                  <w:rFonts w:ascii="Arial" w:eastAsia="Arial" w:hAnsi="Arial" w:cs="Arial"/>
                </w:rPr>
                <w:t>L.A.P. Claudia Cardona Ramírez</w:t>
              </w:r>
            </w:ins>
          </w:p>
          <w:p w14:paraId="1061F7EC" w14:textId="3608B5C8" w:rsidR="00F673CA" w:rsidRPr="00F673CA" w:rsidRDefault="00F673CA">
            <w:pPr>
              <w:pStyle w:val="Prrafodelista"/>
              <w:numPr>
                <w:ilvl w:val="0"/>
                <w:numId w:val="34"/>
              </w:numPr>
              <w:ind w:left="312" w:hanging="215"/>
              <w:rPr>
                <w:ins w:id="16" w:author="SANCHEZ SANCHEZ RICARDO" w:date="2020-01-24T18:14:00Z"/>
                <w:rFonts w:ascii="Arial" w:eastAsia="Arial" w:hAnsi="Arial" w:cs="Arial"/>
              </w:rPr>
              <w:pPrChange w:id="17" w:author="SANCHEZ SANCHEZ RICARDO" w:date="2020-01-24T18:15:00Z">
                <w:pPr>
                  <w:pStyle w:val="Prrafodelista"/>
                  <w:numPr>
                    <w:numId w:val="34"/>
                  </w:numPr>
                  <w:ind w:hanging="360"/>
                </w:pPr>
              </w:pPrChange>
            </w:pPr>
            <w:ins w:id="18" w:author="SANCHEZ SANCHEZ RICARDO" w:date="2020-01-24T18:14:00Z">
              <w:r w:rsidRPr="00F673CA">
                <w:rPr>
                  <w:rFonts w:ascii="Arial" w:eastAsia="Arial" w:hAnsi="Arial" w:cs="Arial"/>
                </w:rPr>
                <w:t>Ing. Julio César Fernández</w:t>
              </w:r>
            </w:ins>
            <w:ins w:id="19" w:author="SANCHEZ SANCHEZ RICARDO" w:date="2020-01-24T18:15:00Z">
              <w:r>
                <w:rPr>
                  <w:rFonts w:ascii="Arial" w:eastAsia="Arial" w:hAnsi="Arial" w:cs="Arial"/>
                </w:rPr>
                <w:t xml:space="preserve"> </w:t>
              </w:r>
            </w:ins>
            <w:ins w:id="20" w:author="SANCHEZ SANCHEZ RICARDO" w:date="2020-01-24T18:14:00Z">
              <w:r w:rsidRPr="00F673CA">
                <w:rPr>
                  <w:rFonts w:ascii="Arial" w:eastAsia="Arial" w:hAnsi="Arial" w:cs="Arial"/>
                </w:rPr>
                <w:t>Hernández</w:t>
              </w:r>
            </w:ins>
          </w:p>
          <w:p w14:paraId="64006869" w14:textId="6A2EFFF1" w:rsidR="008D1D97" w:rsidRPr="00955AAB" w:rsidDel="00F673CA" w:rsidRDefault="00F673CA">
            <w:pPr>
              <w:pStyle w:val="Prrafodelista"/>
              <w:numPr>
                <w:ilvl w:val="0"/>
                <w:numId w:val="34"/>
              </w:numPr>
              <w:ind w:left="312" w:hanging="215"/>
              <w:rPr>
                <w:del w:id="21" w:author="SANCHEZ SANCHEZ RICARDO" w:date="2020-01-24T18:14:00Z"/>
                <w:rFonts w:ascii="Arial" w:eastAsia="Arial" w:hAnsi="Arial" w:cs="Arial"/>
              </w:rPr>
              <w:pPrChange w:id="22" w:author="SANCHEZ SANCHEZ RICARDO" w:date="2020-01-24T18:16:00Z">
                <w:pPr>
                  <w:spacing w:after="0" w:line="240" w:lineRule="auto"/>
                  <w:jc w:val="center"/>
                </w:pPr>
              </w:pPrChange>
            </w:pPr>
            <w:ins w:id="23" w:author="SANCHEZ SANCHEZ RICARDO" w:date="2020-01-24T18:14:00Z">
              <w:r w:rsidRPr="00955AAB">
                <w:rPr>
                  <w:rFonts w:ascii="Arial" w:eastAsia="Arial" w:hAnsi="Arial" w:cs="Arial"/>
                </w:rPr>
                <w:t>C. Jorge Alfonso Olvera Águila</w:t>
              </w:r>
            </w:ins>
            <w:del w:id="24" w:author="SANCHEZ SANCHEZ RICARDO" w:date="2020-01-24T18:14:00Z">
              <w:r w:rsidR="000E4995" w:rsidRPr="00955AAB" w:rsidDel="00F673CA">
                <w:rPr>
                  <w:rFonts w:ascii="Arial" w:eastAsia="Arial" w:hAnsi="Arial" w:cs="Arial"/>
                </w:rPr>
                <w:delText>L.A.P. Claudia Cardona Ramírez</w:delText>
              </w:r>
            </w:del>
          </w:p>
          <w:p w14:paraId="7EB26FD0" w14:textId="1EDD8633" w:rsidR="000E4995" w:rsidRPr="00F673CA" w:rsidDel="00F673CA" w:rsidRDefault="000E4995">
            <w:pPr>
              <w:pStyle w:val="Prrafodelista"/>
              <w:numPr>
                <w:ilvl w:val="0"/>
                <w:numId w:val="34"/>
              </w:numPr>
              <w:ind w:left="290" w:hanging="215"/>
              <w:rPr>
                <w:del w:id="25" w:author="SANCHEZ SANCHEZ RICARDO" w:date="2020-01-24T18:14:00Z"/>
                <w:rFonts w:eastAsia="Arial"/>
                <w:rPrChange w:id="26" w:author="SANCHEZ SANCHEZ RICARDO" w:date="2020-01-24T18:14:00Z">
                  <w:rPr>
                    <w:del w:id="27" w:author="SANCHEZ SANCHEZ RICARDO" w:date="2020-01-24T18:14:00Z"/>
                    <w:rFonts w:ascii="Arial" w:eastAsia="Arial" w:hAnsi="Arial" w:cs="Arial"/>
                    <w:sz w:val="20"/>
                    <w:szCs w:val="20"/>
                  </w:rPr>
                </w:rPrChange>
              </w:rPr>
              <w:pPrChange w:id="28" w:author="SANCHEZ SANCHEZ RICARDO" w:date="2020-01-24T18:15:00Z">
                <w:pPr>
                  <w:spacing w:after="0" w:line="240" w:lineRule="auto"/>
                  <w:jc w:val="center"/>
                </w:pPr>
              </w:pPrChange>
            </w:pPr>
            <w:del w:id="29" w:author="SANCHEZ SANCHEZ RICARDO" w:date="2020-01-24T18:14:00Z">
              <w:r w:rsidRPr="00F673CA" w:rsidDel="00F673CA">
                <w:rPr>
                  <w:rFonts w:eastAsia="Arial"/>
                  <w:rPrChange w:id="30" w:author="SANCHEZ SANCHEZ RICARDO" w:date="2020-01-24T18:14:00Z">
                    <w:rPr>
                      <w:rFonts w:ascii="Arial" w:eastAsia="Arial" w:hAnsi="Arial" w:cs="Arial"/>
                      <w:sz w:val="20"/>
                      <w:szCs w:val="20"/>
                    </w:rPr>
                  </w:rPrChange>
                </w:rPr>
                <w:delText>Ing. Julio César Fernández Hernández</w:delText>
              </w:r>
            </w:del>
          </w:p>
          <w:p w14:paraId="1E787F71" w14:textId="37668E31" w:rsidR="000E4995" w:rsidRPr="00F673CA" w:rsidRDefault="003E3A0E">
            <w:pPr>
              <w:pStyle w:val="Prrafodelista"/>
              <w:numPr>
                <w:ilvl w:val="0"/>
                <w:numId w:val="34"/>
              </w:numPr>
              <w:ind w:left="290" w:hanging="215"/>
              <w:rPr>
                <w:rFonts w:eastAsia="Arial"/>
                <w:rPrChange w:id="31" w:author="SANCHEZ SANCHEZ RICARDO" w:date="2020-01-24T18:14:00Z">
                  <w:rPr>
                    <w:rFonts w:ascii="Arial" w:eastAsia="Arial" w:hAnsi="Arial" w:cs="Arial"/>
                    <w:sz w:val="20"/>
                    <w:szCs w:val="20"/>
                  </w:rPr>
                </w:rPrChange>
              </w:rPr>
              <w:pPrChange w:id="32" w:author="SANCHEZ SANCHEZ RICARDO" w:date="2020-01-24T18:15:00Z">
                <w:pPr>
                  <w:spacing w:after="0" w:line="240" w:lineRule="auto"/>
                  <w:jc w:val="center"/>
                </w:pPr>
              </w:pPrChange>
            </w:pPr>
            <w:del w:id="33" w:author="SANCHEZ SANCHEZ RICARDO" w:date="2020-01-24T18:14:00Z">
              <w:r w:rsidRPr="00F673CA" w:rsidDel="00F673CA">
                <w:rPr>
                  <w:rFonts w:eastAsia="Arial"/>
                  <w:rPrChange w:id="34" w:author="SANCHEZ SANCHEZ RICARDO" w:date="2020-01-24T18:14:00Z">
                    <w:rPr>
                      <w:rFonts w:ascii="Arial" w:eastAsia="Arial" w:hAnsi="Arial" w:cs="Arial"/>
                    </w:rPr>
                  </w:rPrChange>
                </w:rPr>
                <w:delText>C</w:delText>
              </w:r>
              <w:r w:rsidR="000E4995" w:rsidRPr="00F673CA" w:rsidDel="00F673CA">
                <w:rPr>
                  <w:rFonts w:eastAsia="Arial"/>
                  <w:rPrChange w:id="35" w:author="SANCHEZ SANCHEZ RICARDO" w:date="2020-01-24T18:14:00Z">
                    <w:rPr>
                      <w:rFonts w:ascii="Arial" w:eastAsia="Arial" w:hAnsi="Arial" w:cs="Arial"/>
                    </w:rPr>
                  </w:rPrChange>
                </w:rPr>
                <w:delText>. Jorge Alfonso Olvera</w:delText>
              </w:r>
              <w:r w:rsidR="005E0673" w:rsidRPr="00F673CA" w:rsidDel="00F673CA">
                <w:rPr>
                  <w:rFonts w:eastAsia="Arial"/>
                  <w:rPrChange w:id="36" w:author="SANCHEZ SANCHEZ RICARDO" w:date="2020-01-24T18:14:00Z">
                    <w:rPr>
                      <w:rFonts w:ascii="Arial" w:eastAsia="Arial" w:hAnsi="Arial" w:cs="Arial"/>
                    </w:rPr>
                  </w:rPrChange>
                </w:rPr>
                <w:delText xml:space="preserve"> Águila</w:delText>
              </w:r>
              <w:r w:rsidR="000E4995" w:rsidRPr="00F673CA" w:rsidDel="00F673CA">
                <w:rPr>
                  <w:rFonts w:eastAsia="Arial"/>
                  <w:rPrChange w:id="37" w:author="SANCHEZ SANCHEZ RICARDO" w:date="2020-01-24T18:14:00Z">
                    <w:rPr>
                      <w:rFonts w:ascii="Arial" w:eastAsia="Arial" w:hAnsi="Arial" w:cs="Arial"/>
                    </w:rPr>
                  </w:rPrChange>
                </w:rPr>
                <w:delText xml:space="preserve"> </w:delText>
              </w:r>
            </w:del>
          </w:p>
        </w:tc>
        <w:tc>
          <w:tcPr>
            <w:tcW w:w="11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BDD5B7" w14:textId="77777777" w:rsidR="008D1D97" w:rsidRPr="00F673CA" w:rsidRDefault="008D1D97" w:rsidP="00B1793B">
            <w:pPr>
              <w:spacing w:after="0" w:line="240" w:lineRule="auto"/>
              <w:ind w:left="280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F673CA" w:rsidRPr="00F673CA" w14:paraId="5A936D10" w14:textId="77777777" w:rsidTr="003726B7">
        <w:tblPrEx>
          <w:tblW w:w="5000" w:type="pct"/>
          <w:jc w:val="center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600" w:firstRow="0" w:lastRow="0" w:firstColumn="0" w:lastColumn="0" w:noHBand="1" w:noVBand="1"/>
          <w:tblPrExChange w:id="38" w:author="OLVERA AGUILA JORGE ALFONSO" w:date="2020-01-27T15:04:00Z">
            <w:tblPrEx>
              <w:tblW w:w="5000" w:type="pct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Ex>
          </w:tblPrExChange>
        </w:tblPrEx>
        <w:trPr>
          <w:trHeight w:val="1032"/>
          <w:jc w:val="center"/>
          <w:trPrChange w:id="39" w:author="OLVERA AGUILA JORGE ALFONSO" w:date="2020-01-27T15:04:00Z">
            <w:trPr>
              <w:trHeight w:val="936"/>
              <w:jc w:val="center"/>
            </w:trPr>
          </w:trPrChange>
        </w:trPr>
        <w:tc>
          <w:tcPr>
            <w:tcW w:w="9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40" w:author="OLVERA AGUILA JORGE ALFONSO" w:date="2020-01-27T15:04:00Z">
              <w:tcPr>
                <w:tcW w:w="977" w:type="pct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5ACBA740" w14:textId="77777777" w:rsidR="008D1D97" w:rsidRPr="00F673CA" w:rsidRDefault="008D1D97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Revisión:</w:t>
            </w:r>
          </w:p>
        </w:tc>
        <w:tc>
          <w:tcPr>
            <w:tcW w:w="80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41" w:author="OLVERA AGUILA JORGE ALFONSO" w:date="2020-01-27T15:04:00Z">
              <w:tcPr>
                <w:tcW w:w="803" w:type="pct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51DC3B09" w14:textId="77777777" w:rsidR="008D1D97" w:rsidRPr="00F673CA" w:rsidRDefault="008D1D97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Alta </w:t>
            </w:r>
            <w:r w:rsidR="00281226" w:rsidRPr="00F673CA">
              <w:rPr>
                <w:rFonts w:ascii="Arial" w:eastAsia="Arial" w:hAnsi="Arial" w:cs="Arial"/>
                <w:sz w:val="20"/>
                <w:szCs w:val="20"/>
              </w:rPr>
              <w:t>Dirección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42" w:author="OLVERA AGUILA JORGE ALFONSO" w:date="2020-01-27T15:04:00Z">
              <w:tcPr>
                <w:tcW w:w="2072" w:type="pct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08D1A615" w14:textId="75B87342" w:rsidR="008D1D97" w:rsidRPr="00F673CA" w:rsidRDefault="00F673CA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ins w:id="43" w:author="SANCHEZ SANCHEZ RICARDO" w:date="2020-01-24T18:14:00Z">
              <w:r w:rsidRPr="00F673CA">
                <w:rPr>
                  <w:rFonts w:ascii="Arial" w:eastAsia="Arial" w:hAnsi="Arial" w:cs="Arial"/>
                  <w:sz w:val="20"/>
                  <w:szCs w:val="20"/>
                  <w:rPrChange w:id="44" w:author="SANCHEZ SANCHEZ RICARDO" w:date="2020-01-24T18:14:00Z">
                    <w:rPr>
                      <w:rFonts w:ascii="Arial" w:eastAsia="Arial" w:hAnsi="Arial" w:cs="Arial"/>
                    </w:rPr>
                  </w:rPrChange>
                </w:rPr>
                <w:t>Mtro. Carlos Alberto Montero Catalán</w:t>
              </w:r>
            </w:ins>
            <w:del w:id="45" w:author="SANCHEZ SANCHEZ RICARDO" w:date="2020-01-24T18:14:00Z">
              <w:r w:rsidR="000E4995" w:rsidRPr="00F673CA" w:rsidDel="00F673CA">
                <w:rPr>
                  <w:rFonts w:ascii="Arial" w:eastAsia="Arial" w:hAnsi="Arial" w:cs="Arial"/>
                  <w:sz w:val="20"/>
                  <w:szCs w:val="20"/>
                </w:rPr>
                <w:delText>Mtro. Carlos Alberto Montero Catalán</w:delText>
              </w:r>
            </w:del>
          </w:p>
        </w:tc>
        <w:tc>
          <w:tcPr>
            <w:tcW w:w="11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46" w:author="OLVERA AGUILA JORGE ALFONSO" w:date="2020-01-27T15:04:00Z">
              <w:tcPr>
                <w:tcW w:w="1148" w:type="pct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6DDD36FD" w14:textId="77777777" w:rsidR="008D1D97" w:rsidRPr="00F673CA" w:rsidRDefault="008D1D97" w:rsidP="00B1793B">
            <w:pPr>
              <w:spacing w:after="0" w:line="240" w:lineRule="auto"/>
              <w:ind w:left="280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F673CA" w:rsidRPr="00F673CA" w14:paraId="65AC793C" w14:textId="77777777" w:rsidTr="003726B7">
        <w:tblPrEx>
          <w:tblW w:w="5000" w:type="pct"/>
          <w:jc w:val="center"/>
          <w:tblInd w:w="0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ook w:val="0600" w:firstRow="0" w:lastRow="0" w:firstColumn="0" w:lastColumn="0" w:noHBand="1" w:noVBand="1"/>
          <w:tblPrExChange w:id="47" w:author="OLVERA AGUILA JORGE ALFONSO" w:date="2020-01-27T15:04:00Z">
            <w:tblPrEx>
              <w:tblW w:w="5000" w:type="pct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ook w:val="0600" w:firstRow="0" w:lastRow="0" w:firstColumn="0" w:lastColumn="0" w:noHBand="1" w:noVBand="1"/>
            </w:tblPrEx>
          </w:tblPrExChange>
        </w:tblPrEx>
        <w:trPr>
          <w:trHeight w:val="1034"/>
          <w:jc w:val="center"/>
          <w:trPrChange w:id="48" w:author="OLVERA AGUILA JORGE ALFONSO" w:date="2020-01-27T15:04:00Z">
            <w:trPr>
              <w:trHeight w:val="927"/>
              <w:jc w:val="center"/>
            </w:trPr>
          </w:trPrChange>
        </w:trPr>
        <w:tc>
          <w:tcPr>
            <w:tcW w:w="977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49" w:author="OLVERA AGUILA JORGE ALFONSO" w:date="2020-01-27T15:04:00Z">
              <w:tcPr>
                <w:tcW w:w="977" w:type="pct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64CBE10B" w14:textId="77777777" w:rsidR="008D1D97" w:rsidRPr="00F673CA" w:rsidRDefault="008D1D97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Aprobación:</w:t>
            </w:r>
          </w:p>
        </w:tc>
        <w:tc>
          <w:tcPr>
            <w:tcW w:w="80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50" w:author="OLVERA AGUILA JORGE ALFONSO" w:date="2020-01-27T15:04:00Z">
              <w:tcPr>
                <w:tcW w:w="803" w:type="pct"/>
                <w:tcBorders>
                  <w:top w:val="nil"/>
                  <w:left w:val="single" w:sz="8" w:space="0" w:color="000000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7C8541DA" w14:textId="77777777" w:rsidR="008D1D97" w:rsidRPr="00F673CA" w:rsidRDefault="008D1D97" w:rsidP="00B1793B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Alta </w:t>
            </w:r>
            <w:r w:rsidR="00281226" w:rsidRPr="00F673CA">
              <w:rPr>
                <w:rFonts w:ascii="Arial" w:eastAsia="Arial" w:hAnsi="Arial" w:cs="Arial"/>
                <w:sz w:val="20"/>
                <w:szCs w:val="20"/>
              </w:rPr>
              <w:t>Dirección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51" w:author="OLVERA AGUILA JORGE ALFONSO" w:date="2020-01-27T15:04:00Z">
              <w:tcPr>
                <w:tcW w:w="2072" w:type="pct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2C5F8E4C" w14:textId="77777777" w:rsidR="00F673CA" w:rsidRPr="00F673CA" w:rsidRDefault="00F673CA" w:rsidP="00F673CA">
            <w:pPr>
              <w:pStyle w:val="Prrafodelista"/>
              <w:numPr>
                <w:ilvl w:val="0"/>
                <w:numId w:val="34"/>
              </w:numPr>
              <w:ind w:left="312" w:hanging="218"/>
              <w:rPr>
                <w:ins w:id="52" w:author="SANCHEZ SANCHEZ RICARDO" w:date="2020-01-24T18:14:00Z"/>
                <w:rFonts w:ascii="Arial" w:eastAsia="Arial" w:hAnsi="Arial" w:cs="Arial"/>
              </w:rPr>
            </w:pPr>
            <w:ins w:id="53" w:author="SANCHEZ SANCHEZ RICARDO" w:date="2020-01-24T18:14:00Z">
              <w:r w:rsidRPr="00F673CA">
                <w:rPr>
                  <w:rFonts w:ascii="Arial" w:eastAsia="Arial" w:hAnsi="Arial" w:cs="Arial"/>
                </w:rPr>
                <w:t>Dr. Marcos Rodríguez del Castillo</w:t>
              </w:r>
            </w:ins>
          </w:p>
          <w:p w14:paraId="68E2B1E1" w14:textId="77777777" w:rsidR="00F673CA" w:rsidRPr="00F673CA" w:rsidRDefault="00F673CA" w:rsidP="00F673CA">
            <w:pPr>
              <w:pStyle w:val="Prrafodelista"/>
              <w:numPr>
                <w:ilvl w:val="0"/>
                <w:numId w:val="34"/>
              </w:numPr>
              <w:ind w:left="312" w:hanging="218"/>
              <w:rPr>
                <w:ins w:id="54" w:author="SANCHEZ SANCHEZ RICARDO" w:date="2020-01-24T18:14:00Z"/>
                <w:rFonts w:ascii="Arial" w:eastAsia="Arial" w:hAnsi="Arial" w:cs="Arial"/>
              </w:rPr>
            </w:pPr>
            <w:ins w:id="55" w:author="SANCHEZ SANCHEZ RICARDO" w:date="2020-01-24T18:14:00Z">
              <w:r w:rsidRPr="00F673CA">
                <w:rPr>
                  <w:rFonts w:ascii="Arial" w:eastAsia="Arial" w:hAnsi="Arial" w:cs="Arial"/>
                </w:rPr>
                <w:t xml:space="preserve">Lic. Marcelo Pineda </w:t>
              </w:r>
              <w:proofErr w:type="spellStart"/>
              <w:r w:rsidRPr="00F673CA">
                <w:rPr>
                  <w:rFonts w:ascii="Arial" w:eastAsia="Arial" w:hAnsi="Arial" w:cs="Arial"/>
                </w:rPr>
                <w:t>Pineda</w:t>
              </w:r>
              <w:proofErr w:type="spellEnd"/>
            </w:ins>
          </w:p>
          <w:p w14:paraId="1F3C46C0" w14:textId="166BAF22" w:rsidR="008D1D97" w:rsidRPr="00955AAB" w:rsidRDefault="00F673CA">
            <w:pPr>
              <w:pStyle w:val="Prrafodelista"/>
              <w:numPr>
                <w:ilvl w:val="0"/>
                <w:numId w:val="34"/>
              </w:numPr>
              <w:ind w:left="312" w:hanging="218"/>
              <w:rPr>
                <w:rFonts w:ascii="Arial" w:eastAsia="Arial" w:hAnsi="Arial" w:cs="Arial"/>
              </w:rPr>
              <w:pPrChange w:id="56" w:author="SANCHEZ SANCHEZ RICARDO" w:date="2020-01-24T18:16:00Z">
                <w:pPr>
                  <w:spacing w:after="0" w:line="240" w:lineRule="auto"/>
                  <w:jc w:val="center"/>
                </w:pPr>
              </w:pPrChange>
            </w:pPr>
            <w:ins w:id="57" w:author="SANCHEZ SANCHEZ RICARDO" w:date="2020-01-24T18:14:00Z">
              <w:r w:rsidRPr="00955AAB">
                <w:rPr>
                  <w:rFonts w:ascii="Arial" w:eastAsia="Arial" w:hAnsi="Arial" w:cs="Arial"/>
                </w:rPr>
                <w:t>C. Laura Luisa Osorno Amero</w:t>
              </w:r>
            </w:ins>
            <w:del w:id="58" w:author="SANCHEZ SANCHEZ RICARDO" w:date="2020-01-24T18:14:00Z">
              <w:r w:rsidR="000E4995" w:rsidRPr="00955AAB" w:rsidDel="00F673CA">
                <w:rPr>
                  <w:rFonts w:ascii="Arial" w:eastAsia="Arial" w:hAnsi="Arial" w:cs="Arial"/>
                </w:rPr>
                <w:delText>Dr. Marcos Rodríguez del Castillo</w:delText>
              </w:r>
            </w:del>
          </w:p>
        </w:tc>
        <w:tc>
          <w:tcPr>
            <w:tcW w:w="1148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tcPrChange w:id="59" w:author="OLVERA AGUILA JORGE ALFONSO" w:date="2020-01-27T15:04:00Z">
              <w:tcPr>
                <w:tcW w:w="1148" w:type="pct"/>
                <w:tcBorders>
                  <w:top w:val="nil"/>
                  <w:left w:val="nil"/>
                  <w:bottom w:val="single" w:sz="8" w:space="0" w:color="000000"/>
                  <w:right w:val="single" w:sz="8" w:space="0" w:color="000000"/>
                </w:tcBorders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  <w:vAlign w:val="center"/>
              </w:tcPr>
            </w:tcPrChange>
          </w:tcPr>
          <w:p w14:paraId="667305A5" w14:textId="77777777" w:rsidR="008D1D97" w:rsidRPr="00F673CA" w:rsidRDefault="008D1D97" w:rsidP="00B1793B">
            <w:pPr>
              <w:spacing w:after="0" w:line="240" w:lineRule="auto"/>
              <w:ind w:left="280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bookmarkStart w:id="60" w:name="_GoBack"/>
        <w:bookmarkEnd w:id="60"/>
      </w:tr>
    </w:tbl>
    <w:p w14:paraId="22E6420F" w14:textId="77777777" w:rsidR="0093495A" w:rsidRPr="00F673CA" w:rsidRDefault="0093495A" w:rsidP="0093495A">
      <w:pPr>
        <w:spacing w:line="240" w:lineRule="auto"/>
        <w:rPr>
          <w:rFonts w:ascii="Arial" w:eastAsia="Times New Roman" w:hAnsi="Arial" w:cs="Arial"/>
          <w:b/>
          <w:sz w:val="20"/>
          <w:szCs w:val="20"/>
          <w:lang w:eastAsia="es-ES"/>
        </w:rPr>
      </w:pPr>
      <w:bookmarkStart w:id="61" w:name="_2et92p0" w:colFirst="0" w:colLast="0"/>
      <w:bookmarkEnd w:id="61"/>
      <w:r w:rsidRPr="00F673CA">
        <w:rPr>
          <w:rFonts w:ascii="Arial" w:hAnsi="Arial" w:cs="Arial"/>
          <w:b/>
          <w:sz w:val="20"/>
          <w:szCs w:val="20"/>
        </w:rPr>
        <w:br w:type="page"/>
      </w:r>
    </w:p>
    <w:p w14:paraId="7680FADC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b/>
          <w:lang w:val="es-MX"/>
        </w:rPr>
      </w:pPr>
      <w:r w:rsidRPr="00F673CA">
        <w:rPr>
          <w:rFonts w:ascii="Arial" w:hAnsi="Arial" w:cs="Arial"/>
          <w:b/>
          <w:lang w:val="es-MX"/>
        </w:rPr>
        <w:lastRenderedPageBreak/>
        <w:t xml:space="preserve">Este documento aplica a la Alta </w:t>
      </w:r>
      <w:r w:rsidR="00281226" w:rsidRPr="00F673CA">
        <w:rPr>
          <w:rFonts w:ascii="Arial" w:hAnsi="Arial" w:cs="Arial"/>
          <w:b/>
          <w:lang w:val="es-MX"/>
        </w:rPr>
        <w:t>Dirección</w:t>
      </w:r>
      <w:r w:rsidRPr="00F673CA">
        <w:rPr>
          <w:rFonts w:ascii="Arial" w:hAnsi="Arial" w:cs="Arial"/>
          <w:b/>
          <w:lang w:val="es-MX"/>
        </w:rPr>
        <w:t xml:space="preserve"> llamada Junta Local Ejecutiva </w:t>
      </w:r>
      <w:r w:rsidR="000E4995" w:rsidRPr="00F673CA">
        <w:rPr>
          <w:rFonts w:ascii="Arial" w:hAnsi="Arial" w:cs="Arial"/>
          <w:b/>
          <w:lang w:val="es-MX"/>
          <w:rPrChange w:id="62" w:author="SANCHEZ SANCHEZ RICARDO" w:date="2020-01-24T18:13:00Z">
            <w:rPr>
              <w:rFonts w:ascii="Arial" w:hAnsi="Arial" w:cs="Arial"/>
              <w:b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b/>
          <w:lang w:eastAsia="es-MX"/>
        </w:rPr>
        <w:t>,</w:t>
      </w:r>
      <w:r w:rsidRPr="00F673CA">
        <w:rPr>
          <w:rFonts w:ascii="Arial" w:hAnsi="Arial" w:cs="Arial"/>
          <w:b/>
          <w:lang w:val="es-MX"/>
        </w:rPr>
        <w:t xml:space="preserve"> el cual a través de revisiones al Sistema de Gestión de </w:t>
      </w:r>
      <w:r w:rsidR="00AB6588" w:rsidRPr="00F673CA">
        <w:rPr>
          <w:rFonts w:ascii="Arial" w:hAnsi="Arial" w:cs="Arial"/>
          <w:b/>
          <w:lang w:val="es-MX"/>
        </w:rPr>
        <w:t xml:space="preserve">la </w:t>
      </w:r>
      <w:r w:rsidRPr="00F673CA">
        <w:rPr>
          <w:rFonts w:ascii="Arial" w:hAnsi="Arial" w:cs="Arial"/>
          <w:b/>
          <w:lang w:val="es-MX"/>
        </w:rPr>
        <w:t>Calidad se asegura de su correcta implementación y adecuación para garantizar</w:t>
      </w:r>
      <w:r w:rsidR="006D5755" w:rsidRPr="00F673CA">
        <w:rPr>
          <w:rFonts w:ascii="Arial" w:hAnsi="Arial" w:cs="Arial"/>
          <w:b/>
          <w:lang w:val="es-MX"/>
        </w:rPr>
        <w:t xml:space="preserve"> la completa satisfacción de la</w:t>
      </w:r>
      <w:r w:rsidRPr="00F673CA">
        <w:rPr>
          <w:rFonts w:ascii="Arial" w:hAnsi="Arial" w:cs="Arial"/>
          <w:b/>
          <w:lang w:val="es-MX"/>
        </w:rPr>
        <w:t xml:space="preserve"> </w:t>
      </w:r>
      <w:r w:rsidR="006D5755" w:rsidRPr="00F673CA">
        <w:rPr>
          <w:rFonts w:ascii="Arial" w:hAnsi="Arial" w:cs="Arial"/>
          <w:b/>
          <w:lang w:val="es-MX"/>
        </w:rPr>
        <w:t>Ciudadanía</w:t>
      </w:r>
      <w:r w:rsidRPr="00F673CA">
        <w:rPr>
          <w:rFonts w:ascii="Arial" w:hAnsi="Arial" w:cs="Arial"/>
          <w:b/>
          <w:lang w:val="es-MX"/>
        </w:rPr>
        <w:t xml:space="preserve"> mediante la mejora continua de todos los procesos definidos en el Mapa General del SGC.</w:t>
      </w:r>
    </w:p>
    <w:p w14:paraId="4D24B9B7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b/>
          <w:lang w:val="es-MX"/>
        </w:rPr>
      </w:pPr>
    </w:p>
    <w:p w14:paraId="14F57B9F" w14:textId="77777777" w:rsidR="00A432D1" w:rsidRPr="00F673CA" w:rsidRDefault="00A432D1" w:rsidP="000111FD">
      <w:pPr>
        <w:pStyle w:val="Sinespaciado"/>
        <w:numPr>
          <w:ilvl w:val="0"/>
          <w:numId w:val="5"/>
        </w:numPr>
        <w:ind w:left="0" w:firstLine="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673CA">
        <w:rPr>
          <w:rFonts w:ascii="Arial" w:hAnsi="Arial" w:cs="Arial"/>
          <w:b/>
          <w:sz w:val="22"/>
          <w:szCs w:val="22"/>
          <w:lang w:val="es-MX"/>
        </w:rPr>
        <w:t xml:space="preserve">Liderazgo y compromiso de la Alta </w:t>
      </w:r>
      <w:r w:rsidR="00281226" w:rsidRPr="00F673CA">
        <w:rPr>
          <w:rFonts w:ascii="Arial" w:hAnsi="Arial" w:cs="Arial"/>
          <w:b/>
          <w:sz w:val="22"/>
          <w:szCs w:val="22"/>
          <w:lang w:val="es-MX"/>
        </w:rPr>
        <w:t>Dirección</w:t>
      </w:r>
      <w:r w:rsidRPr="00F673CA">
        <w:rPr>
          <w:rFonts w:ascii="Arial" w:hAnsi="Arial" w:cs="Arial"/>
          <w:b/>
          <w:sz w:val="22"/>
          <w:szCs w:val="22"/>
          <w:lang w:val="es-MX"/>
        </w:rPr>
        <w:t>.</w:t>
      </w:r>
    </w:p>
    <w:p w14:paraId="289449F2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b/>
          <w:lang w:val="es-MX"/>
        </w:rPr>
      </w:pPr>
    </w:p>
    <w:p w14:paraId="5BE591D1" w14:textId="77777777" w:rsidR="00A432D1" w:rsidRPr="00F673CA" w:rsidRDefault="00A432D1" w:rsidP="000111FD">
      <w:pPr>
        <w:pStyle w:val="Sinespaciado"/>
        <w:numPr>
          <w:ilvl w:val="1"/>
          <w:numId w:val="3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673CA">
        <w:rPr>
          <w:rFonts w:ascii="Arial" w:hAnsi="Arial" w:cs="Arial"/>
          <w:b/>
          <w:sz w:val="22"/>
          <w:szCs w:val="22"/>
          <w:lang w:val="es-MX"/>
        </w:rPr>
        <w:t>Generalidades.</w:t>
      </w:r>
    </w:p>
    <w:p w14:paraId="1117F504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lang w:val="es-MX"/>
        </w:rPr>
      </w:pPr>
    </w:p>
    <w:p w14:paraId="5F1F581E" w14:textId="77777777" w:rsidR="00A432D1" w:rsidRPr="00F673CA" w:rsidRDefault="005F06D3" w:rsidP="0093495A">
      <w:pPr>
        <w:pStyle w:val="Sinespaciado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La Alta </w:t>
      </w:r>
      <w:r w:rsidR="00281226" w:rsidRPr="00F673CA">
        <w:rPr>
          <w:rFonts w:ascii="Arial" w:hAnsi="Arial" w:cs="Arial"/>
          <w:lang w:val="es-MX"/>
        </w:rPr>
        <w:t>Dirección</w:t>
      </w:r>
      <w:r w:rsidR="00A432D1" w:rsidRPr="00F673CA">
        <w:rPr>
          <w:rFonts w:ascii="Arial" w:hAnsi="Arial" w:cs="Arial"/>
          <w:lang w:val="es-MX"/>
        </w:rPr>
        <w:t xml:space="preserve"> establece por medio del </w:t>
      </w:r>
      <w:r w:rsidR="00A432D1" w:rsidRPr="00F673CA">
        <w:rPr>
          <w:rFonts w:ascii="Arial" w:hAnsi="Arial" w:cs="Arial"/>
          <w:b/>
          <w:lang w:val="es-MX"/>
        </w:rPr>
        <w:t>Plan de Implementación del SGC</w:t>
      </w:r>
      <w:r w:rsidR="00A432D1" w:rsidRPr="00F673CA">
        <w:rPr>
          <w:rFonts w:ascii="Arial" w:hAnsi="Arial" w:cs="Arial"/>
          <w:lang w:val="es-MX"/>
        </w:rPr>
        <w:t xml:space="preserve"> la fecha de inicio de la implementación </w:t>
      </w:r>
      <w:proofErr w:type="gramStart"/>
      <w:r w:rsidR="00A432D1" w:rsidRPr="00F673CA">
        <w:rPr>
          <w:rFonts w:ascii="Arial" w:hAnsi="Arial" w:cs="Arial"/>
          <w:lang w:val="es-MX"/>
        </w:rPr>
        <w:t>del mismo</w:t>
      </w:r>
      <w:proofErr w:type="gramEnd"/>
      <w:r w:rsidR="00A432D1" w:rsidRPr="00F673CA">
        <w:rPr>
          <w:rFonts w:ascii="Arial" w:hAnsi="Arial" w:cs="Arial"/>
          <w:lang w:val="es-MX"/>
        </w:rPr>
        <w:t xml:space="preserve"> y proporciona evidencia de su compromiso.</w:t>
      </w:r>
    </w:p>
    <w:p w14:paraId="5084638B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lang w:val="es-MX"/>
        </w:rPr>
      </w:pPr>
    </w:p>
    <w:p w14:paraId="01EBB3E0" w14:textId="77777777" w:rsidR="00A432D1" w:rsidRPr="00F673CA" w:rsidRDefault="00B75FC1" w:rsidP="0093495A">
      <w:pPr>
        <w:pStyle w:val="Sinespaciado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La</w:t>
      </w:r>
      <w:r w:rsidR="00A432D1" w:rsidRPr="00F673CA">
        <w:rPr>
          <w:rFonts w:ascii="Arial" w:hAnsi="Arial" w:cs="Arial"/>
          <w:lang w:val="es-MX"/>
        </w:rPr>
        <w:t xml:space="preserve"> </w:t>
      </w:r>
      <w:r w:rsidR="005F06D3" w:rsidRPr="00F673CA">
        <w:rPr>
          <w:rFonts w:ascii="Arial" w:hAnsi="Arial" w:cs="Arial"/>
          <w:lang w:val="es-MX"/>
        </w:rPr>
        <w:t xml:space="preserve">Alta </w:t>
      </w:r>
      <w:r w:rsidR="00281226" w:rsidRPr="00F673CA">
        <w:rPr>
          <w:rFonts w:ascii="Arial" w:hAnsi="Arial" w:cs="Arial"/>
          <w:lang w:val="es-MX"/>
        </w:rPr>
        <w:t>Dirección</w:t>
      </w:r>
      <w:r w:rsidR="005F06D3" w:rsidRPr="00F673CA">
        <w:rPr>
          <w:rFonts w:ascii="Arial" w:hAnsi="Arial" w:cs="Arial"/>
          <w:lang w:val="es-MX"/>
        </w:rPr>
        <w:t xml:space="preserve"> demuestra</w:t>
      </w:r>
      <w:r w:rsidR="00A432D1" w:rsidRPr="00F673CA">
        <w:rPr>
          <w:rFonts w:ascii="Arial" w:hAnsi="Arial" w:cs="Arial"/>
          <w:lang w:val="es-MX"/>
        </w:rPr>
        <w:t xml:space="preserve"> liderazgo y compromiso con respecto al </w:t>
      </w:r>
      <w:r w:rsidR="005F06D3" w:rsidRPr="00F673CA">
        <w:rPr>
          <w:rFonts w:ascii="Arial" w:hAnsi="Arial" w:cs="Arial"/>
          <w:lang w:val="es-MX"/>
        </w:rPr>
        <w:t xml:space="preserve">Sistema de Gestión de la Calidad </w:t>
      </w:r>
      <w:r w:rsidR="00E9713B" w:rsidRPr="00F673CA">
        <w:rPr>
          <w:rFonts w:ascii="Arial" w:hAnsi="Arial" w:cs="Arial"/>
          <w:lang w:val="es-MX"/>
        </w:rPr>
        <w:t>mediante</w:t>
      </w:r>
      <w:r w:rsidR="00A432D1" w:rsidRPr="00F673CA">
        <w:rPr>
          <w:rFonts w:ascii="Arial" w:hAnsi="Arial" w:cs="Arial"/>
          <w:lang w:val="es-MX"/>
        </w:rPr>
        <w:t>:</w:t>
      </w:r>
    </w:p>
    <w:p w14:paraId="4A604CD3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lang w:val="es-MX"/>
        </w:rPr>
      </w:pPr>
    </w:p>
    <w:p w14:paraId="6B701A30" w14:textId="77777777" w:rsidR="00A432D1" w:rsidRPr="00F673CA" w:rsidRDefault="00A432D1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Asumir la responsabilidad y obligación de rendir cuentas con relación a la eficacia del Sistema de Gestión de </w:t>
      </w:r>
      <w:r w:rsidR="006D5755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 xml:space="preserve">Calidad, documentando su seguimiento en una </w:t>
      </w:r>
      <w:r w:rsidRPr="00F673CA">
        <w:rPr>
          <w:rFonts w:ascii="Arial" w:hAnsi="Arial" w:cs="Arial"/>
          <w:b/>
          <w:lang w:val="es-MX"/>
        </w:rPr>
        <w:t xml:space="preserve">Minuta del SGC o Alta </w:t>
      </w:r>
      <w:r w:rsidR="00281226" w:rsidRPr="00F673CA">
        <w:rPr>
          <w:rFonts w:ascii="Arial" w:hAnsi="Arial" w:cs="Arial"/>
          <w:b/>
          <w:lang w:val="es-MX"/>
        </w:rPr>
        <w:t>Dirección</w:t>
      </w:r>
      <w:r w:rsidRPr="00F673CA">
        <w:rPr>
          <w:rFonts w:ascii="Arial" w:hAnsi="Arial" w:cs="Arial"/>
          <w:lang w:val="es-MX"/>
        </w:rPr>
        <w:t xml:space="preserve"> vigente</w:t>
      </w:r>
      <w:r w:rsidR="006D5755" w:rsidRPr="00F673CA">
        <w:rPr>
          <w:rFonts w:ascii="Arial" w:hAnsi="Arial" w:cs="Arial"/>
          <w:lang w:val="es-MX"/>
        </w:rPr>
        <w:t>s</w:t>
      </w:r>
      <w:r w:rsidRPr="00F673CA">
        <w:rPr>
          <w:rFonts w:ascii="Arial" w:hAnsi="Arial" w:cs="Arial"/>
          <w:lang w:val="es-MX"/>
        </w:rPr>
        <w:t xml:space="preserve"> con base en el </w:t>
      </w:r>
      <w:r w:rsidR="006D5755" w:rsidRPr="00F673CA">
        <w:rPr>
          <w:rFonts w:ascii="Arial" w:hAnsi="Arial" w:cs="Arial"/>
          <w:b/>
          <w:lang w:val="es-MX"/>
        </w:rPr>
        <w:t>Calendario de Revisión al SGC, Auditorias y Comité de la Calidad</w:t>
      </w:r>
      <w:r w:rsidR="00AB6588"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>vigente</w:t>
      </w:r>
      <w:r w:rsidR="000E4995" w:rsidRPr="00F673CA">
        <w:rPr>
          <w:rFonts w:ascii="Arial" w:hAnsi="Arial" w:cs="Arial"/>
          <w:lang w:val="es-MX"/>
          <w:rPrChange w:id="63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Pr="00F673CA">
        <w:rPr>
          <w:rFonts w:ascii="Arial" w:hAnsi="Arial" w:cs="Arial"/>
          <w:lang w:val="es-MX"/>
        </w:rPr>
        <w:t xml:space="preserve"> elaborado durante el primer mes de la creación del SGC y/o primer mes del año.</w:t>
      </w:r>
    </w:p>
    <w:p w14:paraId="46A9849F" w14:textId="77777777" w:rsidR="00E9713B" w:rsidRPr="00F673CA" w:rsidRDefault="00E9713B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Asegurar</w:t>
      </w:r>
      <w:proofErr w:type="gramEnd"/>
      <w:r w:rsidRPr="00F673CA">
        <w:rPr>
          <w:rFonts w:ascii="Arial" w:hAnsi="Arial" w:cs="Arial"/>
          <w:lang w:val="es-MX"/>
        </w:rPr>
        <w:t xml:space="preserve"> que el Sistema de Gestión de la Calidad logre los resultados previstos a través del cumplimiento de cada Objetivo de la Calidad e indicadores de proceso establecidos en el </w:t>
      </w:r>
      <w:r w:rsidRPr="00F673CA">
        <w:rPr>
          <w:rFonts w:ascii="Arial" w:hAnsi="Arial" w:cs="Arial"/>
          <w:b/>
          <w:lang w:val="es-MX"/>
        </w:rPr>
        <w:t>Tablero Control de Indicadores</w:t>
      </w:r>
      <w:r w:rsidRPr="00F673CA">
        <w:rPr>
          <w:rFonts w:ascii="Arial" w:hAnsi="Arial" w:cs="Arial"/>
          <w:lang w:val="es-MX"/>
        </w:rPr>
        <w:t xml:space="preserve"> vigente.</w:t>
      </w:r>
    </w:p>
    <w:p w14:paraId="705191DD" w14:textId="77777777" w:rsidR="00E9713B" w:rsidRPr="00F673CA" w:rsidRDefault="00E9713B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Comunicar la importancia de la gestión de la calidad, conforme a los requisitos y métodos determinados por la Delegación INE </w:t>
      </w:r>
      <w:r w:rsidR="000E4995" w:rsidRPr="00F673CA">
        <w:rPr>
          <w:rFonts w:ascii="Arial" w:hAnsi="Arial" w:cs="Arial"/>
          <w:lang w:val="es-MX"/>
          <w:rPrChange w:id="64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lang w:val="es-MX"/>
        </w:rPr>
        <w:t xml:space="preserve">, los cuales son de manera enunciativa, más no limitativa: reuniones para la revisión del SGC, reuniones del Comité de la Calidad, juntas de resultados, correos electrónicos, etc. </w:t>
      </w:r>
      <w:r w:rsidRPr="00F673CA">
        <w:rPr>
          <w:rFonts w:ascii="Arial" w:hAnsi="Arial" w:cs="Arial"/>
          <w:lang w:val="es-MX"/>
          <w:rPrChange w:id="65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As</w:t>
      </w:r>
      <w:r w:rsidR="000E4995" w:rsidRPr="00F673CA">
        <w:rPr>
          <w:rFonts w:ascii="Arial" w:hAnsi="Arial" w:cs="Arial"/>
          <w:lang w:val="es-MX"/>
          <w:rPrChange w:id="66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i</w:t>
      </w:r>
      <w:r w:rsidRPr="00F673CA">
        <w:rPr>
          <w:rFonts w:ascii="Arial" w:hAnsi="Arial" w:cs="Arial"/>
          <w:lang w:val="es-MX"/>
          <w:rPrChange w:id="67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mismo</w:t>
      </w:r>
      <w:r w:rsidRPr="00F673CA">
        <w:rPr>
          <w:rFonts w:ascii="Arial" w:hAnsi="Arial" w:cs="Arial"/>
          <w:lang w:val="es-MX"/>
        </w:rPr>
        <w:t xml:space="preserve">, otorga al Comité de la Calidad la facultad para crear conciencia en todo el personal que realiza trabajos bajo el control de la Delegación INE </w:t>
      </w:r>
      <w:r w:rsidR="000E4995" w:rsidRPr="00F673CA">
        <w:rPr>
          <w:rFonts w:ascii="Arial" w:hAnsi="Arial" w:cs="Arial"/>
          <w:lang w:val="es-MX"/>
          <w:rPrChange w:id="68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="000E4995" w:rsidRPr="00F673CA">
        <w:rPr>
          <w:rFonts w:ascii="Arial" w:hAnsi="Arial" w:cs="Arial"/>
          <w:lang w:val="es-MX"/>
          <w:rPrChange w:id="69" w:author="SANCHEZ SANCHEZ RICARDO" w:date="2020-01-24T18:13:00Z">
            <w:rPr>
              <w:rFonts w:ascii="Arial" w:hAnsi="Arial" w:cs="Arial"/>
              <w:color w:val="FF0000"/>
              <w:lang w:val="es-MX"/>
            </w:rPr>
          </w:rPrChange>
        </w:rPr>
        <w:t xml:space="preserve"> </w:t>
      </w:r>
      <w:r w:rsidRPr="00F673CA">
        <w:rPr>
          <w:rFonts w:ascii="Arial" w:hAnsi="Arial" w:cs="Arial"/>
          <w:lang w:val="es-MX"/>
        </w:rPr>
        <w:t>y utilice los medios de comunicación pertinentes tanto internos como externos del Sistema de Gestión de la Calidad (</w:t>
      </w:r>
      <w:r w:rsidRPr="00F673CA">
        <w:rPr>
          <w:rFonts w:ascii="Arial" w:hAnsi="Arial" w:cs="Arial"/>
          <w:b/>
          <w:lang w:val="es-MX"/>
        </w:rPr>
        <w:t>ver documento del Comité de la Calidad vigente</w:t>
      </w:r>
      <w:r w:rsidRPr="00F673CA">
        <w:rPr>
          <w:rFonts w:ascii="Arial" w:hAnsi="Arial" w:cs="Arial"/>
          <w:lang w:val="es-MX"/>
        </w:rPr>
        <w:t>).</w:t>
      </w:r>
    </w:p>
    <w:p w14:paraId="0455BDC8" w14:textId="77777777" w:rsidR="00E9713B" w:rsidRPr="00F673CA" w:rsidRDefault="00E9713B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Asegurar la gestión de los recursos necesarios para el Sistema de Gestión de la Calidad para la implementación, mantenimiento y mejora </w:t>
      </w:r>
      <w:r w:rsidRPr="00F673CA">
        <w:rPr>
          <w:rFonts w:ascii="Arial" w:hAnsi="Arial" w:cs="Arial"/>
          <w:lang w:val="es-MX"/>
          <w:rPrChange w:id="70" w:author="SANCHEZ SANCHEZ RICARDO" w:date="2020-01-24T18:13:00Z">
            <w:rPr>
              <w:rFonts w:ascii="Arial" w:hAnsi="Arial" w:cs="Arial"/>
              <w:color w:val="000000" w:themeColor="text1"/>
              <w:highlight w:val="yellow"/>
              <w:lang w:val="es-MX"/>
            </w:rPr>
          </w:rPrChange>
        </w:rPr>
        <w:t>del SGC</w:t>
      </w:r>
      <w:r w:rsidRPr="00F673CA">
        <w:rPr>
          <w:rFonts w:ascii="Arial" w:hAnsi="Arial" w:cs="Arial"/>
          <w:lang w:val="es-MX"/>
        </w:rPr>
        <w:t>, con el fin de garantizar el cumplimiento de sus requisitos.</w:t>
      </w:r>
    </w:p>
    <w:p w14:paraId="685E43BF" w14:textId="77777777" w:rsidR="00A432D1" w:rsidRPr="00F673CA" w:rsidRDefault="00A432D1" w:rsidP="000111FD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Asegurar</w:t>
      </w:r>
      <w:proofErr w:type="gramEnd"/>
      <w:r w:rsidRPr="00F673CA">
        <w:rPr>
          <w:rFonts w:ascii="Arial" w:hAnsi="Arial" w:cs="Arial"/>
          <w:lang w:val="es-MX"/>
        </w:rPr>
        <w:t xml:space="preserve"> que se establece la Política de la Calidad y los Objetivos de </w:t>
      </w:r>
      <w:r w:rsidR="005F06D3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>Calidad para el Sistema de Gestión de</w:t>
      </w:r>
      <w:r w:rsidR="005F06D3" w:rsidRPr="00F673CA">
        <w:rPr>
          <w:rFonts w:ascii="Arial" w:hAnsi="Arial" w:cs="Arial"/>
          <w:lang w:val="es-MX"/>
        </w:rPr>
        <w:t xml:space="preserve"> la </w:t>
      </w:r>
      <w:r w:rsidRPr="00F673CA">
        <w:rPr>
          <w:rFonts w:ascii="Arial" w:hAnsi="Arial" w:cs="Arial"/>
          <w:lang w:val="es-MX"/>
        </w:rPr>
        <w:t xml:space="preserve">Calidad y que éstos sean compatibles con el contexto y la </w:t>
      </w:r>
      <w:r w:rsidR="00281226" w:rsidRPr="00F673CA">
        <w:rPr>
          <w:rFonts w:ascii="Arial" w:hAnsi="Arial" w:cs="Arial"/>
          <w:lang w:val="es-MX"/>
        </w:rPr>
        <w:t>Dirección</w:t>
      </w:r>
      <w:r w:rsidRPr="00F673CA">
        <w:rPr>
          <w:rFonts w:ascii="Arial" w:hAnsi="Arial" w:cs="Arial"/>
          <w:lang w:val="es-MX"/>
        </w:rPr>
        <w:t xml:space="preserve"> estratégica de la </w:t>
      </w:r>
      <w:r w:rsidR="002F293C" w:rsidRPr="00F673CA">
        <w:rPr>
          <w:rFonts w:ascii="Arial" w:hAnsi="Arial" w:cs="Arial"/>
          <w:lang w:val="es-MX"/>
        </w:rPr>
        <w:t>Delegación INE</w:t>
      </w:r>
      <w:r w:rsidR="006D5755" w:rsidRPr="00F673CA">
        <w:rPr>
          <w:rFonts w:ascii="Arial" w:hAnsi="Arial" w:cs="Arial"/>
          <w:lang w:val="es-MX"/>
        </w:rPr>
        <w:t xml:space="preserve"> </w:t>
      </w:r>
      <w:r w:rsidR="000E4995" w:rsidRPr="00F673CA">
        <w:rPr>
          <w:rFonts w:ascii="Arial" w:hAnsi="Arial" w:cs="Arial"/>
          <w:lang w:val="es-MX"/>
          <w:rPrChange w:id="71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="000E4995" w:rsidRPr="00F673CA">
        <w:rPr>
          <w:rFonts w:ascii="Arial" w:hAnsi="Arial" w:cs="Arial"/>
          <w:lang w:val="es-MX"/>
          <w:rPrChange w:id="72" w:author="SANCHEZ SANCHEZ RICARDO" w:date="2020-01-24T18:13:00Z">
            <w:rPr>
              <w:rFonts w:ascii="Arial" w:hAnsi="Arial" w:cs="Arial"/>
              <w:color w:val="FF0000"/>
              <w:lang w:val="es-MX"/>
            </w:rPr>
          </w:rPrChange>
        </w:rPr>
        <w:t xml:space="preserve"> </w:t>
      </w:r>
      <w:r w:rsidRPr="00F673CA">
        <w:rPr>
          <w:rFonts w:ascii="Arial" w:hAnsi="Arial" w:cs="Arial"/>
          <w:lang w:val="es-MX"/>
        </w:rPr>
        <w:t xml:space="preserve">(ver </w:t>
      </w:r>
      <w:r w:rsidRPr="00F673CA">
        <w:rPr>
          <w:rFonts w:ascii="Arial" w:hAnsi="Arial" w:cs="Arial"/>
          <w:b/>
          <w:lang w:val="es-MX"/>
        </w:rPr>
        <w:t xml:space="preserve">apartado 1.2.2 </w:t>
      </w:r>
      <w:r w:rsidR="005F06D3" w:rsidRPr="00F673CA">
        <w:rPr>
          <w:rFonts w:ascii="Arial" w:hAnsi="Arial" w:cs="Arial"/>
          <w:lang w:val="es-MX"/>
        </w:rPr>
        <w:t>de este Documento</w:t>
      </w:r>
      <w:r w:rsidRPr="00F673CA">
        <w:rPr>
          <w:rFonts w:ascii="Arial" w:hAnsi="Arial" w:cs="Arial"/>
          <w:lang w:val="es-MX"/>
        </w:rPr>
        <w:t>).</w:t>
      </w:r>
    </w:p>
    <w:p w14:paraId="0359E908" w14:textId="77777777" w:rsidR="00E9713B" w:rsidRPr="00F673CA" w:rsidRDefault="00E9713B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Promover el uso del enfoque a procesos y el pensamiento basado en riesgos y oportunidades bajo lo establecido en la metodología Modo Efecto de la Falla (</w:t>
      </w:r>
      <w:r w:rsidRPr="00F673CA">
        <w:rPr>
          <w:rFonts w:ascii="Arial" w:hAnsi="Arial" w:cs="Arial"/>
          <w:b/>
          <w:lang w:val="es-MX"/>
        </w:rPr>
        <w:t>AMEF)</w:t>
      </w:r>
      <w:r w:rsidRPr="00F673CA">
        <w:rPr>
          <w:rFonts w:ascii="Arial" w:hAnsi="Arial" w:cs="Arial"/>
          <w:lang w:val="es-MX"/>
        </w:rPr>
        <w:t xml:space="preserve">, dichas </w:t>
      </w:r>
      <w:r w:rsidRPr="00F673CA">
        <w:rPr>
          <w:rFonts w:ascii="Arial" w:hAnsi="Arial" w:cs="Arial"/>
          <w:b/>
          <w:lang w:val="es-MX"/>
        </w:rPr>
        <w:t>Fichas de Análisis AMEF</w:t>
      </w:r>
      <w:r w:rsidRPr="00F673CA">
        <w:rPr>
          <w:rFonts w:ascii="Arial" w:hAnsi="Arial" w:cs="Arial"/>
          <w:lang w:val="es-MX"/>
        </w:rPr>
        <w:t xml:space="preserve"> y el </w:t>
      </w:r>
      <w:r w:rsidRPr="00F673CA">
        <w:rPr>
          <w:rFonts w:ascii="Arial" w:hAnsi="Arial" w:cs="Arial"/>
          <w:b/>
          <w:lang w:val="es-MX"/>
        </w:rPr>
        <w:t>Análisis FODA</w:t>
      </w:r>
      <w:r w:rsidRPr="00F673CA">
        <w:rPr>
          <w:rFonts w:ascii="Arial" w:hAnsi="Arial" w:cs="Arial"/>
          <w:lang w:val="es-MX"/>
        </w:rPr>
        <w:t xml:space="preserve"> deberán ser revisados por lo menos una vez al año, considerando el término de las acciones establecidas y/o cuando el SGC se vea afectado por cuestiones externas e internas.</w:t>
      </w:r>
    </w:p>
    <w:p w14:paraId="2B4D87F0" w14:textId="77777777" w:rsidR="00A432D1" w:rsidRPr="00F673CA" w:rsidRDefault="00A432D1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Asegurar</w:t>
      </w:r>
      <w:proofErr w:type="gramEnd"/>
      <w:r w:rsidRPr="00F673CA">
        <w:rPr>
          <w:rFonts w:ascii="Arial" w:hAnsi="Arial" w:cs="Arial"/>
          <w:lang w:val="es-MX"/>
        </w:rPr>
        <w:t xml:space="preserve"> que se integran los requisitos del Sistema de Gestión de </w:t>
      </w:r>
      <w:r w:rsidR="005F06D3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 xml:space="preserve">Calidad en los procesos Sustantivos de la </w:t>
      </w:r>
      <w:r w:rsidR="002F293C" w:rsidRPr="00F673CA">
        <w:rPr>
          <w:rFonts w:ascii="Arial" w:hAnsi="Arial" w:cs="Arial"/>
          <w:lang w:val="es-MX"/>
        </w:rPr>
        <w:t>Delegación INE</w:t>
      </w:r>
      <w:r w:rsidR="006D5755" w:rsidRPr="00F673CA">
        <w:rPr>
          <w:rFonts w:ascii="Arial" w:hAnsi="Arial" w:cs="Arial"/>
          <w:lang w:val="es-MX"/>
          <w:rPrChange w:id="73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 xml:space="preserve"> </w:t>
      </w:r>
      <w:r w:rsidR="000E4995" w:rsidRPr="00F673CA">
        <w:rPr>
          <w:rFonts w:ascii="Arial" w:hAnsi="Arial" w:cs="Arial"/>
          <w:lang w:val="es-MX"/>
          <w:rPrChange w:id="74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lang w:val="es-MX"/>
        </w:rPr>
        <w:t xml:space="preserve"> a través del </w:t>
      </w:r>
      <w:r w:rsidRPr="00F673CA">
        <w:rPr>
          <w:rFonts w:ascii="Arial" w:hAnsi="Arial" w:cs="Arial"/>
          <w:b/>
          <w:lang w:val="es-MX"/>
        </w:rPr>
        <w:t xml:space="preserve">Mapa General del SGC </w:t>
      </w:r>
      <w:r w:rsidRPr="00F673CA">
        <w:rPr>
          <w:rFonts w:ascii="Arial" w:hAnsi="Arial" w:cs="Arial"/>
          <w:lang w:val="es-MX"/>
        </w:rPr>
        <w:t>aplicable.</w:t>
      </w:r>
    </w:p>
    <w:p w14:paraId="5864C639" w14:textId="77777777" w:rsidR="00A432D1" w:rsidRPr="00F673CA" w:rsidRDefault="00A432D1" w:rsidP="000111FD">
      <w:pPr>
        <w:pStyle w:val="Sinespaciado"/>
        <w:numPr>
          <w:ilvl w:val="0"/>
          <w:numId w:val="23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Comprometer, dirigir y apoyar a los Colaboradores, para contribuir a la eficacia del </w:t>
      </w:r>
      <w:r w:rsidR="005F06D3" w:rsidRPr="00F673CA">
        <w:rPr>
          <w:rFonts w:ascii="Arial" w:hAnsi="Arial" w:cs="Arial"/>
          <w:lang w:val="es-MX"/>
        </w:rPr>
        <w:t xml:space="preserve">Sistema de Gestión de la Calidad </w:t>
      </w:r>
      <w:r w:rsidRPr="00F673CA">
        <w:rPr>
          <w:rFonts w:ascii="Arial" w:hAnsi="Arial" w:cs="Arial"/>
          <w:lang w:val="es-MX"/>
        </w:rPr>
        <w:t xml:space="preserve">creando un Comité de </w:t>
      </w:r>
      <w:r w:rsidR="001E7D75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>Calidad el cual funciona</w:t>
      </w:r>
      <w:r w:rsidR="00B75FC1" w:rsidRPr="00F673CA">
        <w:rPr>
          <w:rFonts w:ascii="Arial" w:hAnsi="Arial" w:cs="Arial"/>
          <w:lang w:val="es-MX"/>
        </w:rPr>
        <w:t xml:space="preserve"> </w:t>
      </w:r>
      <w:proofErr w:type="gramStart"/>
      <w:r w:rsidR="00B75FC1" w:rsidRPr="00F673CA">
        <w:rPr>
          <w:rFonts w:ascii="Arial" w:hAnsi="Arial" w:cs="Arial"/>
          <w:lang w:val="es-MX"/>
        </w:rPr>
        <w:t>de acuerdo a</w:t>
      </w:r>
      <w:proofErr w:type="gramEnd"/>
      <w:r w:rsidR="00B75FC1" w:rsidRPr="00F673CA">
        <w:rPr>
          <w:rFonts w:ascii="Arial" w:hAnsi="Arial" w:cs="Arial"/>
          <w:lang w:val="es-MX"/>
        </w:rPr>
        <w:t xml:space="preserve"> lo establecido </w:t>
      </w:r>
      <w:r w:rsidR="000E4995" w:rsidRPr="00F673CA">
        <w:rPr>
          <w:rFonts w:ascii="Arial" w:hAnsi="Arial" w:cs="Arial"/>
          <w:b/>
          <w:lang w:val="es-MX"/>
          <w:rPrChange w:id="75" w:author="SANCHEZ SANCHEZ RICARDO" w:date="2020-01-24T18:13:00Z">
            <w:rPr>
              <w:rFonts w:ascii="Arial" w:hAnsi="Arial" w:cs="Arial"/>
              <w:b/>
              <w:highlight w:val="yellow"/>
              <w:lang w:val="es-MX"/>
            </w:rPr>
          </w:rPrChange>
        </w:rPr>
        <w:t>(</w:t>
      </w:r>
      <w:r w:rsidR="002F293C" w:rsidRPr="00F673CA">
        <w:rPr>
          <w:rFonts w:ascii="Arial" w:hAnsi="Arial" w:cs="Arial"/>
          <w:b/>
          <w:lang w:val="es-MX"/>
        </w:rPr>
        <w:t>ver documento del Comité de la Calidad vigente</w:t>
      </w:r>
      <w:r w:rsidR="000E4995" w:rsidRPr="00F673CA">
        <w:rPr>
          <w:rFonts w:ascii="Arial" w:hAnsi="Arial" w:cs="Arial"/>
          <w:b/>
          <w:lang w:val="es-MX"/>
          <w:rPrChange w:id="76" w:author="SANCHEZ SANCHEZ RICARDO" w:date="2020-01-24T18:13:00Z">
            <w:rPr>
              <w:rFonts w:ascii="Arial" w:hAnsi="Arial" w:cs="Arial"/>
              <w:b/>
              <w:highlight w:val="yellow"/>
              <w:lang w:val="es-MX"/>
            </w:rPr>
          </w:rPrChange>
        </w:rPr>
        <w:t>)</w:t>
      </w:r>
      <w:r w:rsidRPr="00F673CA">
        <w:rPr>
          <w:rFonts w:ascii="Arial" w:hAnsi="Arial" w:cs="Arial"/>
          <w:lang w:val="es-MX"/>
        </w:rPr>
        <w:t>.</w:t>
      </w:r>
    </w:p>
    <w:p w14:paraId="2D154FDA" w14:textId="77777777" w:rsidR="00A432D1" w:rsidRPr="00F673CA" w:rsidRDefault="00A432D1" w:rsidP="000111FD">
      <w:pPr>
        <w:pStyle w:val="Sinespaciado"/>
        <w:numPr>
          <w:ilvl w:val="0"/>
          <w:numId w:val="23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Promover la mejora bajo un enfoque de Círculos de </w:t>
      </w:r>
      <w:r w:rsidR="003624E4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 xml:space="preserve">Calidad y resultados reflejados en los Objetivos de </w:t>
      </w:r>
      <w:r w:rsidR="001E7D75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 xml:space="preserve">Calidad establecidos en el </w:t>
      </w:r>
      <w:r w:rsidRPr="00F673CA">
        <w:rPr>
          <w:rFonts w:ascii="Arial" w:hAnsi="Arial" w:cs="Arial"/>
          <w:b/>
          <w:lang w:val="es-MX"/>
        </w:rPr>
        <w:t>Tablero Control de Indicadores</w:t>
      </w:r>
      <w:r w:rsidRPr="00F673CA">
        <w:rPr>
          <w:rFonts w:ascii="Arial" w:hAnsi="Arial" w:cs="Arial"/>
          <w:lang w:val="es-MX"/>
        </w:rPr>
        <w:t xml:space="preserve"> vigente.</w:t>
      </w:r>
    </w:p>
    <w:p w14:paraId="25A51B30" w14:textId="77777777" w:rsidR="00A432D1" w:rsidRPr="00F673CA" w:rsidRDefault="00A432D1" w:rsidP="000111FD">
      <w:pPr>
        <w:pStyle w:val="Sinespaciado"/>
        <w:numPr>
          <w:ilvl w:val="0"/>
          <w:numId w:val="23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Apoyar otros</w:t>
      </w:r>
      <w:r w:rsidR="007D723C" w:rsidRPr="00F673CA">
        <w:rPr>
          <w:rFonts w:ascii="Arial" w:hAnsi="Arial" w:cs="Arial"/>
          <w:lang w:val="es-MX"/>
        </w:rPr>
        <w:t xml:space="preserve"> roles pertinentes de la Alta </w:t>
      </w:r>
      <w:r w:rsidR="00281226" w:rsidRPr="00F673CA">
        <w:rPr>
          <w:rFonts w:ascii="Arial" w:hAnsi="Arial" w:cs="Arial"/>
          <w:lang w:val="es-MX"/>
        </w:rPr>
        <w:t>Dirección</w:t>
      </w:r>
      <w:r w:rsidRPr="00F673CA">
        <w:rPr>
          <w:rFonts w:ascii="Arial" w:hAnsi="Arial" w:cs="Arial"/>
          <w:lang w:val="es-MX"/>
        </w:rPr>
        <w:t>, para demostrar su liderazgo en la forma en que aplique a sus áreas de responsabilidad, delegando dichas funciones de forma verbal, escrita o cualquier otro medio que considere pertinente.</w:t>
      </w:r>
    </w:p>
    <w:p w14:paraId="4932BC68" w14:textId="24F9FC72" w:rsidR="003624E4" w:rsidRPr="00F673CA" w:rsidRDefault="00F673CA">
      <w:pPr>
        <w:rPr>
          <w:rFonts w:ascii="Arial" w:hAnsi="Arial" w:cs="Arial"/>
        </w:rPr>
        <w:pPrChange w:id="77" w:author="SANCHEZ SANCHEZ RICARDO" w:date="2020-01-24T18:17:00Z">
          <w:pPr>
            <w:pStyle w:val="Sinespaciado"/>
            <w:ind w:left="360"/>
            <w:jc w:val="both"/>
          </w:pPr>
        </w:pPrChange>
      </w:pPr>
      <w:ins w:id="78" w:author="SANCHEZ SANCHEZ RICARDO" w:date="2020-01-24T18:17:00Z">
        <w:r>
          <w:rPr>
            <w:rFonts w:ascii="Arial" w:hAnsi="Arial" w:cs="Arial"/>
          </w:rPr>
          <w:br w:type="page"/>
        </w:r>
      </w:ins>
    </w:p>
    <w:p w14:paraId="02BDF10A" w14:textId="77777777" w:rsidR="00A432D1" w:rsidRPr="00F673CA" w:rsidRDefault="00615998" w:rsidP="000111FD">
      <w:pPr>
        <w:pStyle w:val="Sinespaciado"/>
        <w:numPr>
          <w:ilvl w:val="1"/>
          <w:numId w:val="3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673CA">
        <w:rPr>
          <w:rFonts w:ascii="Arial" w:hAnsi="Arial" w:cs="Arial"/>
          <w:b/>
          <w:sz w:val="22"/>
          <w:szCs w:val="22"/>
          <w:lang w:val="es-MX"/>
        </w:rPr>
        <w:lastRenderedPageBreak/>
        <w:t>Enfoque a la Ciudadanía</w:t>
      </w:r>
      <w:r w:rsidR="00A432D1" w:rsidRPr="00F673CA">
        <w:rPr>
          <w:rFonts w:ascii="Arial" w:hAnsi="Arial" w:cs="Arial"/>
          <w:b/>
          <w:sz w:val="22"/>
          <w:szCs w:val="22"/>
          <w:lang w:val="es-MX"/>
        </w:rPr>
        <w:t>.</w:t>
      </w:r>
    </w:p>
    <w:p w14:paraId="4BD4BDB6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B7EC7FC" w14:textId="77777777" w:rsidR="00A432D1" w:rsidRPr="00F673CA" w:rsidRDefault="007D723C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La</w:t>
      </w:r>
      <w:r w:rsidR="00A432D1" w:rsidRPr="00F673CA">
        <w:rPr>
          <w:rFonts w:ascii="Arial" w:hAnsi="Arial" w:cs="Arial"/>
          <w:sz w:val="20"/>
          <w:szCs w:val="20"/>
        </w:rPr>
        <w:t xml:space="preserve"> </w:t>
      </w:r>
      <w:r w:rsidRPr="00F673CA">
        <w:rPr>
          <w:rFonts w:ascii="Arial" w:hAnsi="Arial" w:cs="Arial"/>
          <w:sz w:val="20"/>
          <w:szCs w:val="20"/>
        </w:rPr>
        <w:t xml:space="preserve">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, </w:t>
      </w:r>
      <w:r w:rsidR="00A432D1" w:rsidRPr="00F673CA">
        <w:rPr>
          <w:rFonts w:ascii="Arial" w:hAnsi="Arial" w:cs="Arial"/>
          <w:sz w:val="20"/>
          <w:szCs w:val="20"/>
        </w:rPr>
        <w:t>demuestra liderazgo y compromiso co</w:t>
      </w:r>
      <w:r w:rsidR="001E7D75" w:rsidRPr="00F673CA">
        <w:rPr>
          <w:rFonts w:ascii="Arial" w:hAnsi="Arial" w:cs="Arial"/>
          <w:sz w:val="20"/>
          <w:szCs w:val="20"/>
        </w:rPr>
        <w:t>n respecto al</w:t>
      </w:r>
      <w:r w:rsidR="00615998" w:rsidRPr="00F673CA">
        <w:rPr>
          <w:rFonts w:ascii="Arial" w:hAnsi="Arial" w:cs="Arial"/>
          <w:sz w:val="20"/>
          <w:szCs w:val="20"/>
        </w:rPr>
        <w:t xml:space="preserve"> enfoque a la Ciudadanía</w:t>
      </w:r>
      <w:r w:rsidR="00A432D1" w:rsidRPr="00F673CA">
        <w:rPr>
          <w:rFonts w:ascii="Arial" w:hAnsi="Arial" w:cs="Arial"/>
          <w:sz w:val="20"/>
          <w:szCs w:val="20"/>
        </w:rPr>
        <w:t xml:space="preserve"> y se asegura de:</w:t>
      </w:r>
    </w:p>
    <w:p w14:paraId="09CAE95D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674DF5" w14:textId="77777777" w:rsidR="00A432D1" w:rsidRPr="00F673CA" w:rsidRDefault="00A432D1" w:rsidP="000111FD">
      <w:pPr>
        <w:pStyle w:val="Prrafodelista"/>
        <w:numPr>
          <w:ilvl w:val="0"/>
          <w:numId w:val="24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Determinar, compren</w:t>
      </w:r>
      <w:r w:rsidR="00615998" w:rsidRPr="00F673CA">
        <w:rPr>
          <w:rFonts w:ascii="Arial" w:hAnsi="Arial" w:cs="Arial"/>
          <w:lang w:val="es-MX"/>
        </w:rPr>
        <w:t>der y cumplir los requisitos de la Ciudadanía</w:t>
      </w:r>
      <w:r w:rsidR="00EE5600" w:rsidRPr="00F673CA">
        <w:rPr>
          <w:rFonts w:ascii="Arial" w:hAnsi="Arial" w:cs="Arial"/>
          <w:lang w:val="es-MX"/>
          <w:rPrChange w:id="79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Pr="00F673CA">
        <w:rPr>
          <w:rFonts w:ascii="Arial" w:hAnsi="Arial" w:cs="Arial"/>
          <w:lang w:val="es-MX"/>
        </w:rPr>
        <w:t xml:space="preserve"> legales y reglamentarios aplicables</w:t>
      </w:r>
      <w:r w:rsidR="00EE5600" w:rsidRPr="00F673CA">
        <w:rPr>
          <w:rFonts w:ascii="Arial" w:hAnsi="Arial" w:cs="Arial"/>
          <w:lang w:val="es-MX"/>
          <w:rPrChange w:id="80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Pr="00F673CA">
        <w:rPr>
          <w:rFonts w:ascii="Arial" w:hAnsi="Arial" w:cs="Arial"/>
          <w:lang w:val="es-MX"/>
        </w:rPr>
        <w:t xml:space="preserve"> a través del establecimiento de controles específicos a cada uno de los Procesos, los cuales están documentados en los </w:t>
      </w:r>
      <w:r w:rsidR="007D723C" w:rsidRPr="00F673CA">
        <w:rPr>
          <w:rFonts w:ascii="Arial" w:hAnsi="Arial" w:cs="Arial"/>
          <w:b/>
          <w:lang w:val="es-MX"/>
        </w:rPr>
        <w:t xml:space="preserve">Procesos Sustantivos y de </w:t>
      </w:r>
      <w:r w:rsidR="001A2009" w:rsidRPr="00F673CA">
        <w:rPr>
          <w:rFonts w:ascii="Arial" w:hAnsi="Arial" w:cs="Arial"/>
          <w:b/>
          <w:lang w:val="es-MX"/>
        </w:rPr>
        <w:t>Soporte</w:t>
      </w:r>
      <w:r w:rsidRPr="00F673CA">
        <w:rPr>
          <w:rFonts w:ascii="Arial" w:hAnsi="Arial" w:cs="Arial"/>
          <w:lang w:val="es-MX"/>
        </w:rPr>
        <w:t>.</w:t>
      </w:r>
    </w:p>
    <w:p w14:paraId="3E267A2F" w14:textId="77777777" w:rsidR="001E7D75" w:rsidRPr="00F673CA" w:rsidRDefault="00A432D1" w:rsidP="000111FD">
      <w:pPr>
        <w:pStyle w:val="Prrafodelista"/>
        <w:numPr>
          <w:ilvl w:val="0"/>
          <w:numId w:val="24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Determinar y considerar los riesgos y oportunidades que p</w:t>
      </w:r>
      <w:r w:rsidR="001E7D75" w:rsidRPr="00F673CA">
        <w:rPr>
          <w:rFonts w:ascii="Arial" w:hAnsi="Arial" w:cs="Arial"/>
          <w:lang w:val="es-MX"/>
        </w:rPr>
        <w:t>ueden afectar la conformidad del servicio</w:t>
      </w:r>
      <w:r w:rsidR="00615998" w:rsidRPr="00F673CA">
        <w:rPr>
          <w:rFonts w:ascii="Arial" w:hAnsi="Arial" w:cs="Arial"/>
          <w:lang w:val="es-MX"/>
        </w:rPr>
        <w:t xml:space="preserve"> y la satisfacción de la Ciudadanía</w:t>
      </w:r>
      <w:r w:rsidR="00B75FC1" w:rsidRPr="00F673CA">
        <w:rPr>
          <w:rFonts w:ascii="Arial" w:hAnsi="Arial" w:cs="Arial"/>
          <w:lang w:val="es-MX"/>
        </w:rPr>
        <w:t xml:space="preserve">; mediante la </w:t>
      </w:r>
      <w:r w:rsidRPr="00F673CA">
        <w:rPr>
          <w:rFonts w:ascii="Arial" w:hAnsi="Arial" w:cs="Arial"/>
          <w:b/>
          <w:lang w:val="es-MX"/>
        </w:rPr>
        <w:t>Plan</w:t>
      </w:r>
      <w:r w:rsidR="00442B92" w:rsidRPr="00F673CA">
        <w:rPr>
          <w:rFonts w:ascii="Arial" w:hAnsi="Arial" w:cs="Arial"/>
          <w:b/>
          <w:lang w:val="es-MX"/>
        </w:rPr>
        <w:t>eación</w:t>
      </w:r>
      <w:r w:rsidRPr="00F673CA">
        <w:rPr>
          <w:rFonts w:ascii="Arial" w:hAnsi="Arial" w:cs="Arial"/>
          <w:b/>
          <w:lang w:val="es-MX"/>
        </w:rPr>
        <w:t xml:space="preserve"> Estratégic</w:t>
      </w:r>
      <w:r w:rsidR="00442B92" w:rsidRPr="00F673CA">
        <w:rPr>
          <w:rFonts w:ascii="Arial" w:hAnsi="Arial" w:cs="Arial"/>
          <w:b/>
          <w:lang w:val="es-MX"/>
        </w:rPr>
        <w:t>a</w:t>
      </w:r>
      <w:r w:rsidRPr="00F673CA">
        <w:rPr>
          <w:rFonts w:ascii="Arial" w:hAnsi="Arial" w:cs="Arial"/>
          <w:b/>
          <w:lang w:val="es-MX"/>
        </w:rPr>
        <w:t xml:space="preserve"> de la </w:t>
      </w:r>
      <w:r w:rsidR="00B75FC1" w:rsidRPr="00F673CA">
        <w:rPr>
          <w:rFonts w:ascii="Arial" w:hAnsi="Arial" w:cs="Arial"/>
          <w:b/>
          <w:lang w:val="es-MX"/>
        </w:rPr>
        <w:t xml:space="preserve">Delegación INE </w:t>
      </w:r>
      <w:r w:rsidR="00EE5600" w:rsidRPr="00F673CA">
        <w:rPr>
          <w:rFonts w:ascii="Arial" w:hAnsi="Arial" w:cs="Arial"/>
          <w:b/>
          <w:lang w:val="es-MX"/>
          <w:rPrChange w:id="81" w:author="SANCHEZ SANCHEZ RICARDO" w:date="2020-01-24T18:13:00Z">
            <w:rPr>
              <w:rFonts w:ascii="Arial" w:hAnsi="Arial" w:cs="Arial"/>
              <w:b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b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>vigente y en cada uno de los procesos declarados en el alc</w:t>
      </w:r>
      <w:r w:rsidR="007D723C" w:rsidRPr="00F673CA">
        <w:rPr>
          <w:rFonts w:ascii="Arial" w:hAnsi="Arial" w:cs="Arial"/>
          <w:lang w:val="es-MX"/>
        </w:rPr>
        <w:t xml:space="preserve">ance del SGC de la </w:t>
      </w:r>
      <w:r w:rsidR="003B2226" w:rsidRPr="00F673CA">
        <w:rPr>
          <w:rFonts w:ascii="Arial" w:hAnsi="Arial" w:cs="Arial"/>
          <w:lang w:val="es-MX"/>
        </w:rPr>
        <w:t xml:space="preserve">Delegación INE </w:t>
      </w:r>
      <w:r w:rsidR="00EE5600" w:rsidRPr="00F673CA">
        <w:rPr>
          <w:rFonts w:ascii="Arial" w:hAnsi="Arial" w:cs="Arial"/>
          <w:lang w:val="es-MX"/>
          <w:rPrChange w:id="82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lang w:val="es-MX"/>
        </w:rPr>
        <w:t>.</w:t>
      </w:r>
    </w:p>
    <w:p w14:paraId="652A302B" w14:textId="77777777" w:rsidR="00A432D1" w:rsidRPr="00F673CA" w:rsidRDefault="00442B92" w:rsidP="000111FD">
      <w:pPr>
        <w:pStyle w:val="Prrafodelista"/>
        <w:numPr>
          <w:ilvl w:val="0"/>
          <w:numId w:val="24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Considerar los resultados de</w:t>
      </w:r>
      <w:r w:rsidR="00615998" w:rsidRPr="00F673CA">
        <w:rPr>
          <w:rFonts w:ascii="Arial" w:hAnsi="Arial" w:cs="Arial"/>
          <w:lang w:val="es-MX"/>
        </w:rPr>
        <w:t xml:space="preserve"> “Conocer la opinión ciudadana sobre el servicio de los Módulos de Atención Ciudadana” </w:t>
      </w:r>
      <w:r w:rsidRPr="00F673CA">
        <w:rPr>
          <w:rFonts w:ascii="Arial" w:hAnsi="Arial" w:cs="Arial"/>
          <w:lang w:val="es-MX"/>
        </w:rPr>
        <w:t xml:space="preserve">obtenidos </w:t>
      </w:r>
      <w:r w:rsidR="00615998" w:rsidRPr="00F673CA">
        <w:rPr>
          <w:rFonts w:ascii="Arial" w:hAnsi="Arial" w:cs="Arial"/>
          <w:lang w:val="es-MX"/>
        </w:rPr>
        <w:t xml:space="preserve">en los </w:t>
      </w:r>
      <w:proofErr w:type="spellStart"/>
      <w:r w:rsidR="00615998" w:rsidRPr="00F673CA">
        <w:rPr>
          <w:rFonts w:ascii="Arial" w:hAnsi="Arial" w:cs="Arial"/>
          <w:lang w:val="es-MX"/>
        </w:rPr>
        <w:t>MAC´s</w:t>
      </w:r>
      <w:proofErr w:type="spellEnd"/>
      <w:r w:rsidR="00615998" w:rsidRPr="00F673CA">
        <w:rPr>
          <w:rFonts w:ascii="Arial" w:hAnsi="Arial" w:cs="Arial"/>
          <w:lang w:val="es-MX"/>
        </w:rPr>
        <w:t xml:space="preserve">, </w:t>
      </w:r>
      <w:r w:rsidRPr="00F673CA">
        <w:rPr>
          <w:rFonts w:ascii="Arial" w:hAnsi="Arial" w:cs="Arial"/>
          <w:lang w:val="es-MX"/>
        </w:rPr>
        <w:t>para desarrollar acciones que mantengan la calidad en el servicio.</w:t>
      </w:r>
    </w:p>
    <w:p w14:paraId="1E86CC52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4593271" w14:textId="77777777" w:rsidR="00A432D1" w:rsidRPr="00F673CA" w:rsidRDefault="00A432D1" w:rsidP="000111FD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673CA">
        <w:rPr>
          <w:rFonts w:ascii="Arial" w:hAnsi="Arial" w:cs="Arial"/>
          <w:b/>
          <w:sz w:val="22"/>
          <w:szCs w:val="22"/>
          <w:lang w:val="es-MX"/>
        </w:rPr>
        <w:t xml:space="preserve">Establecimiento de la Política de </w:t>
      </w:r>
      <w:r w:rsidR="00960666" w:rsidRPr="00F673CA">
        <w:rPr>
          <w:rFonts w:ascii="Arial" w:hAnsi="Arial" w:cs="Arial"/>
          <w:b/>
          <w:sz w:val="22"/>
          <w:szCs w:val="22"/>
          <w:lang w:val="es-MX"/>
        </w:rPr>
        <w:t xml:space="preserve">la </w:t>
      </w:r>
      <w:r w:rsidRPr="00F673CA">
        <w:rPr>
          <w:rFonts w:ascii="Arial" w:hAnsi="Arial" w:cs="Arial"/>
          <w:b/>
          <w:sz w:val="22"/>
          <w:szCs w:val="22"/>
          <w:lang w:val="es-MX"/>
        </w:rPr>
        <w:t xml:space="preserve">Calidad y Objetivos de </w:t>
      </w:r>
      <w:r w:rsidR="00960666" w:rsidRPr="00F673CA">
        <w:rPr>
          <w:rFonts w:ascii="Arial" w:hAnsi="Arial" w:cs="Arial"/>
          <w:b/>
          <w:sz w:val="22"/>
          <w:szCs w:val="22"/>
          <w:lang w:val="es-MX"/>
        </w:rPr>
        <w:t xml:space="preserve">la </w:t>
      </w:r>
      <w:r w:rsidRPr="00F673CA">
        <w:rPr>
          <w:rFonts w:ascii="Arial" w:hAnsi="Arial" w:cs="Arial"/>
          <w:b/>
          <w:sz w:val="22"/>
          <w:szCs w:val="22"/>
          <w:lang w:val="es-MX"/>
        </w:rPr>
        <w:t>Calidad</w:t>
      </w:r>
      <w:r w:rsidR="003B2226" w:rsidRPr="00F673CA">
        <w:rPr>
          <w:rFonts w:ascii="Arial" w:hAnsi="Arial" w:cs="Arial"/>
          <w:b/>
          <w:sz w:val="22"/>
          <w:szCs w:val="22"/>
          <w:lang w:val="es-MX"/>
        </w:rPr>
        <w:t>.</w:t>
      </w:r>
    </w:p>
    <w:p w14:paraId="5CF0EBEC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1979288" w14:textId="77777777" w:rsidR="00A432D1" w:rsidRPr="00F673CA" w:rsidRDefault="007D723C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A432D1" w:rsidRPr="00F673CA">
        <w:rPr>
          <w:rFonts w:ascii="Arial" w:hAnsi="Arial" w:cs="Arial"/>
          <w:sz w:val="20"/>
          <w:szCs w:val="20"/>
        </w:rPr>
        <w:t xml:space="preserve">en conjunto con el </w:t>
      </w:r>
      <w:r w:rsidR="001E7D75" w:rsidRPr="00F673CA">
        <w:rPr>
          <w:rFonts w:ascii="Arial" w:hAnsi="Arial" w:cs="Arial"/>
          <w:sz w:val="20"/>
          <w:szCs w:val="20"/>
        </w:rPr>
        <w:t xml:space="preserve">Comité de la Calidad </w:t>
      </w:r>
      <w:r w:rsidR="00A432D1" w:rsidRPr="00F673CA">
        <w:rPr>
          <w:rFonts w:ascii="Arial" w:hAnsi="Arial" w:cs="Arial"/>
          <w:sz w:val="20"/>
          <w:szCs w:val="20"/>
        </w:rPr>
        <w:t xml:space="preserve">establece, implementa y mantiene una Política de </w:t>
      </w:r>
      <w:r w:rsidR="00615998" w:rsidRPr="00F673CA">
        <w:rPr>
          <w:rFonts w:ascii="Arial" w:hAnsi="Arial" w:cs="Arial"/>
          <w:sz w:val="20"/>
          <w:szCs w:val="20"/>
        </w:rPr>
        <w:t xml:space="preserve">la </w:t>
      </w:r>
      <w:r w:rsidR="00A432D1" w:rsidRPr="00F673CA">
        <w:rPr>
          <w:rFonts w:ascii="Arial" w:hAnsi="Arial" w:cs="Arial"/>
          <w:sz w:val="20"/>
          <w:szCs w:val="20"/>
        </w:rPr>
        <w:t>Calidad que:</w:t>
      </w:r>
    </w:p>
    <w:p w14:paraId="4EDD1E0F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3D6F733" w14:textId="77777777" w:rsidR="00A432D1" w:rsidRPr="00F673CA" w:rsidRDefault="00A432D1" w:rsidP="000111FD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Sea apropiada al propósi</w:t>
      </w:r>
      <w:r w:rsidR="007D723C" w:rsidRPr="00F673CA">
        <w:rPr>
          <w:rFonts w:ascii="Arial" w:hAnsi="Arial" w:cs="Arial"/>
          <w:lang w:val="es-MX"/>
        </w:rPr>
        <w:t xml:space="preserve">to y contexto de la </w:t>
      </w:r>
      <w:r w:rsidR="00615998" w:rsidRPr="00F673CA">
        <w:rPr>
          <w:rFonts w:ascii="Arial" w:hAnsi="Arial" w:cs="Arial"/>
          <w:lang w:val="es-MX"/>
        </w:rPr>
        <w:t xml:space="preserve">Delegación INE </w:t>
      </w:r>
      <w:r w:rsidR="007F5141" w:rsidRPr="00F673CA">
        <w:rPr>
          <w:rFonts w:ascii="Arial" w:hAnsi="Arial" w:cs="Arial"/>
          <w:lang w:val="es-MX"/>
          <w:rPrChange w:id="83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lang w:val="es-MX"/>
        </w:rPr>
        <w:t xml:space="preserve"> y apoye a su </w:t>
      </w:r>
      <w:r w:rsidR="00281226" w:rsidRPr="00F673CA">
        <w:rPr>
          <w:rFonts w:ascii="Arial" w:hAnsi="Arial" w:cs="Arial"/>
          <w:lang w:val="es-MX"/>
        </w:rPr>
        <w:t>Dirección</w:t>
      </w:r>
      <w:r w:rsidRPr="00F673CA">
        <w:rPr>
          <w:rFonts w:ascii="Arial" w:hAnsi="Arial" w:cs="Arial"/>
          <w:lang w:val="es-MX"/>
        </w:rPr>
        <w:t xml:space="preserve"> estratégica, por medio de un análisis del contexto de la </w:t>
      </w:r>
      <w:r w:rsidR="00615998" w:rsidRPr="00F673CA">
        <w:rPr>
          <w:rFonts w:ascii="Arial" w:hAnsi="Arial" w:cs="Arial"/>
          <w:lang w:val="es-MX"/>
        </w:rPr>
        <w:t xml:space="preserve">Delegación INE </w:t>
      </w:r>
      <w:r w:rsidR="007F5141" w:rsidRPr="00F673CA">
        <w:rPr>
          <w:rFonts w:ascii="Arial" w:hAnsi="Arial" w:cs="Arial"/>
          <w:lang w:val="es-MX"/>
          <w:rPrChange w:id="84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="007F5141" w:rsidRPr="00F673CA">
        <w:rPr>
          <w:rFonts w:ascii="Arial" w:hAnsi="Arial" w:cs="Arial"/>
          <w:lang w:val="es-MX"/>
          <w:rPrChange w:id="85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Pr="00F673CA">
        <w:rPr>
          <w:rFonts w:ascii="Arial" w:hAnsi="Arial" w:cs="Arial"/>
          <w:lang w:val="es-MX"/>
        </w:rPr>
        <w:t xml:space="preserve"> realizado por el </w:t>
      </w:r>
      <w:r w:rsidR="001E7D75" w:rsidRPr="00F673CA">
        <w:rPr>
          <w:rFonts w:ascii="Arial" w:hAnsi="Arial" w:cs="Arial"/>
          <w:lang w:val="es-MX"/>
        </w:rPr>
        <w:t xml:space="preserve">Comité de la Calidad </w:t>
      </w:r>
      <w:r w:rsidR="007D723C" w:rsidRPr="00F673CA">
        <w:rPr>
          <w:rFonts w:ascii="Arial" w:hAnsi="Arial" w:cs="Arial"/>
          <w:lang w:val="es-MX"/>
        </w:rPr>
        <w:t xml:space="preserve">y por la Alta </w:t>
      </w:r>
      <w:r w:rsidR="00281226" w:rsidRPr="00F673CA">
        <w:rPr>
          <w:rFonts w:ascii="Arial" w:hAnsi="Arial" w:cs="Arial"/>
          <w:lang w:val="es-MX"/>
        </w:rPr>
        <w:t>Dirección</w:t>
      </w:r>
      <w:r w:rsidR="00D21227" w:rsidRPr="00F673CA">
        <w:rPr>
          <w:rFonts w:ascii="Arial" w:hAnsi="Arial" w:cs="Arial"/>
          <w:lang w:val="es-MX"/>
        </w:rPr>
        <w:t>.</w:t>
      </w:r>
    </w:p>
    <w:p w14:paraId="38D61986" w14:textId="6926B20A" w:rsidR="00A432D1" w:rsidRPr="00F673CA" w:rsidRDefault="00A432D1" w:rsidP="000111FD">
      <w:pPr>
        <w:pStyle w:val="Prrafodelista"/>
        <w:numPr>
          <w:ilvl w:val="0"/>
          <w:numId w:val="25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Proporcione un marco de referencia para el establecimiento de los Objetivos de </w:t>
      </w:r>
      <w:r w:rsidR="001A2009" w:rsidRPr="00F673CA">
        <w:rPr>
          <w:rFonts w:ascii="Arial" w:hAnsi="Arial" w:cs="Arial"/>
          <w:lang w:val="es-MX"/>
        </w:rPr>
        <w:t xml:space="preserve">la </w:t>
      </w:r>
      <w:r w:rsidR="00442B92" w:rsidRPr="00F673CA">
        <w:rPr>
          <w:rFonts w:ascii="Arial" w:hAnsi="Arial" w:cs="Arial"/>
          <w:lang w:val="es-MX"/>
        </w:rPr>
        <w:t>C</w:t>
      </w:r>
      <w:r w:rsidRPr="00F673CA">
        <w:rPr>
          <w:rFonts w:ascii="Arial" w:hAnsi="Arial" w:cs="Arial"/>
          <w:lang w:val="es-MX"/>
        </w:rPr>
        <w:t xml:space="preserve">alidad, los cuales deben ser coherentes con la Política de </w:t>
      </w:r>
      <w:r w:rsidR="001A2009" w:rsidRPr="00F673CA">
        <w:rPr>
          <w:rFonts w:ascii="Arial" w:hAnsi="Arial" w:cs="Arial"/>
          <w:lang w:val="es-MX"/>
        </w:rPr>
        <w:t xml:space="preserve">la </w:t>
      </w:r>
      <w:r w:rsidR="00C075E5" w:rsidRPr="00F673CA">
        <w:rPr>
          <w:rFonts w:ascii="Arial" w:hAnsi="Arial" w:cs="Arial"/>
          <w:lang w:val="es-MX"/>
          <w:rPrChange w:id="86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C</w:t>
      </w:r>
      <w:r w:rsidRPr="00F673CA">
        <w:rPr>
          <w:rFonts w:ascii="Arial" w:hAnsi="Arial" w:cs="Arial"/>
          <w:lang w:val="es-MX"/>
        </w:rPr>
        <w:t xml:space="preserve">alidad, ser medibles, tener en cuenta los requisitos aplicables, ser </w:t>
      </w:r>
      <w:r w:rsidR="001A2009" w:rsidRPr="00F673CA">
        <w:rPr>
          <w:rFonts w:ascii="Arial" w:hAnsi="Arial" w:cs="Arial"/>
          <w:lang w:val="es-MX"/>
        </w:rPr>
        <w:t xml:space="preserve">pertinentes para la conformidad </w:t>
      </w:r>
      <w:r w:rsidR="00AA5A4C" w:rsidRPr="00F673CA">
        <w:rPr>
          <w:rFonts w:ascii="Arial" w:hAnsi="Arial" w:cs="Arial"/>
          <w:lang w:val="es-MX"/>
        </w:rPr>
        <w:t>del servicio</w:t>
      </w:r>
      <w:r w:rsidR="00442B92" w:rsidRPr="00F673CA">
        <w:rPr>
          <w:rFonts w:ascii="Arial" w:hAnsi="Arial" w:cs="Arial"/>
          <w:lang w:val="es-MX"/>
        </w:rPr>
        <w:t>,</w:t>
      </w:r>
      <w:r w:rsidRPr="00F673CA">
        <w:rPr>
          <w:rFonts w:ascii="Arial" w:hAnsi="Arial" w:cs="Arial"/>
          <w:lang w:val="es-MX"/>
        </w:rPr>
        <w:t xml:space="preserve"> ser objeto de seguimiento; deben ser comunicados, actualizados (según corresponda) y mantenerlos como información documentada en el </w:t>
      </w:r>
      <w:r w:rsidRPr="00F673CA">
        <w:rPr>
          <w:rFonts w:ascii="Arial" w:hAnsi="Arial" w:cs="Arial"/>
          <w:b/>
          <w:lang w:val="es-MX"/>
        </w:rPr>
        <w:t xml:space="preserve">Manual de Gestión de </w:t>
      </w:r>
      <w:r w:rsidR="001A2009" w:rsidRPr="00F673CA">
        <w:rPr>
          <w:rFonts w:ascii="Arial" w:hAnsi="Arial" w:cs="Arial"/>
          <w:b/>
          <w:lang w:val="es-MX"/>
        </w:rPr>
        <w:t xml:space="preserve">la </w:t>
      </w:r>
      <w:r w:rsidRPr="00F673CA">
        <w:rPr>
          <w:rFonts w:ascii="Arial" w:hAnsi="Arial" w:cs="Arial"/>
          <w:b/>
          <w:lang w:val="es-MX"/>
        </w:rPr>
        <w:t>Calidad</w:t>
      </w:r>
      <w:r w:rsidR="00AA5A4C"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 xml:space="preserve">vigente. Al planificar los Objetivos de </w:t>
      </w:r>
      <w:r w:rsidR="001A2009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 xml:space="preserve">Calidad, se determina qué se va a hacer </w:t>
      </w:r>
      <w:r w:rsidR="00D77BA5" w:rsidRPr="00F673CA">
        <w:rPr>
          <w:rFonts w:ascii="Arial" w:hAnsi="Arial" w:cs="Arial"/>
          <w:lang w:val="es-MX"/>
        </w:rPr>
        <w:t>para asegurar su cumplimiento;</w:t>
      </w:r>
      <w:r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lang w:val="es-MX"/>
          <w:rPrChange w:id="87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as</w:t>
      </w:r>
      <w:r w:rsidR="007F5141" w:rsidRPr="00F673CA">
        <w:rPr>
          <w:rFonts w:ascii="Arial" w:hAnsi="Arial" w:cs="Arial"/>
          <w:lang w:val="es-MX"/>
          <w:rPrChange w:id="88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imismo</w:t>
      </w:r>
      <w:r w:rsidRPr="00F673CA">
        <w:rPr>
          <w:rFonts w:ascii="Arial" w:hAnsi="Arial" w:cs="Arial"/>
          <w:lang w:val="es-MX"/>
        </w:rPr>
        <w:t xml:space="preserve"> se define quienes serán los </w:t>
      </w:r>
      <w:proofErr w:type="gramStart"/>
      <w:r w:rsidRPr="00F673CA">
        <w:rPr>
          <w:rFonts w:ascii="Arial" w:hAnsi="Arial" w:cs="Arial"/>
          <w:lang w:val="es-MX"/>
        </w:rPr>
        <w:t>Responsables</w:t>
      </w:r>
      <w:proofErr w:type="gramEnd"/>
      <w:r w:rsidRPr="00F673CA">
        <w:rPr>
          <w:rFonts w:ascii="Arial" w:hAnsi="Arial" w:cs="Arial"/>
          <w:lang w:val="es-MX"/>
        </w:rPr>
        <w:t xml:space="preserve"> de su cumplimiento, cuándo se finalizarán y cómo se evaluarán dichos Objetivos dentro del </w:t>
      </w:r>
      <w:r w:rsidRPr="00F673CA">
        <w:rPr>
          <w:rFonts w:ascii="Arial" w:hAnsi="Arial" w:cs="Arial"/>
          <w:b/>
          <w:lang w:val="es-MX"/>
        </w:rPr>
        <w:t xml:space="preserve">Tablero de Control de Indicadores </w:t>
      </w:r>
      <w:r w:rsidRPr="00F673CA">
        <w:rPr>
          <w:rFonts w:ascii="Arial" w:hAnsi="Arial" w:cs="Arial"/>
          <w:lang w:val="es-MX"/>
        </w:rPr>
        <w:t>vigente</w:t>
      </w:r>
      <w:r w:rsidRPr="00F673CA">
        <w:rPr>
          <w:rFonts w:ascii="Arial" w:hAnsi="Arial" w:cs="Arial"/>
          <w:b/>
          <w:lang w:val="es-MX"/>
        </w:rPr>
        <w:t>.</w:t>
      </w:r>
    </w:p>
    <w:p w14:paraId="089DF3CA" w14:textId="77777777" w:rsidR="00A432D1" w:rsidRPr="00F673CA" w:rsidRDefault="00A432D1" w:rsidP="000111FD">
      <w:pPr>
        <w:pStyle w:val="Prrafodelista"/>
        <w:numPr>
          <w:ilvl w:val="0"/>
          <w:numId w:val="25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Incluye el compromiso de cumplir los requisitos aplicables</w:t>
      </w:r>
      <w:r w:rsidR="007F5141" w:rsidRPr="00F673CA">
        <w:rPr>
          <w:rFonts w:ascii="Arial" w:hAnsi="Arial" w:cs="Arial"/>
          <w:lang w:val="es-MX"/>
          <w:rPrChange w:id="89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Pr="00F673CA">
        <w:rPr>
          <w:rFonts w:ascii="Arial" w:hAnsi="Arial" w:cs="Arial"/>
          <w:lang w:val="es-MX"/>
        </w:rPr>
        <w:t xml:space="preserve"> los cuales están especificados en cada </w:t>
      </w:r>
      <w:r w:rsidRPr="00F673CA">
        <w:rPr>
          <w:rFonts w:ascii="Arial" w:hAnsi="Arial" w:cs="Arial"/>
          <w:b/>
          <w:lang w:val="es-MX"/>
        </w:rPr>
        <w:t>Proceso</w:t>
      </w:r>
      <w:r w:rsidR="007D723C" w:rsidRPr="00F673CA">
        <w:rPr>
          <w:rFonts w:ascii="Arial" w:hAnsi="Arial" w:cs="Arial"/>
          <w:b/>
          <w:lang w:val="es-MX"/>
        </w:rPr>
        <w:t xml:space="preserve"> de Sustantivo y de </w:t>
      </w:r>
      <w:r w:rsidR="001A2009" w:rsidRPr="00F673CA">
        <w:rPr>
          <w:rFonts w:ascii="Arial" w:hAnsi="Arial" w:cs="Arial"/>
          <w:b/>
          <w:lang w:val="es-MX"/>
        </w:rPr>
        <w:t>Soporte</w:t>
      </w:r>
      <w:r w:rsidR="00615998" w:rsidRPr="00F673CA">
        <w:rPr>
          <w:rFonts w:ascii="Arial" w:hAnsi="Arial" w:cs="Arial"/>
          <w:b/>
          <w:lang w:val="es-MX"/>
        </w:rPr>
        <w:t xml:space="preserve"> y/o Apoyo</w:t>
      </w:r>
      <w:r w:rsidRPr="00F673CA">
        <w:rPr>
          <w:rFonts w:ascii="Arial" w:hAnsi="Arial" w:cs="Arial"/>
          <w:lang w:val="es-MX"/>
        </w:rPr>
        <w:t xml:space="preserve"> vigentes.</w:t>
      </w:r>
    </w:p>
    <w:p w14:paraId="2E9E3226" w14:textId="77777777" w:rsidR="004F7489" w:rsidRPr="00F673CA" w:rsidRDefault="00A432D1" w:rsidP="000111FD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Incluye el compromiso de mejora continua del </w:t>
      </w:r>
      <w:r w:rsidR="005F06D3" w:rsidRPr="00F673CA">
        <w:rPr>
          <w:rFonts w:ascii="Arial" w:hAnsi="Arial" w:cs="Arial"/>
          <w:lang w:val="es-MX"/>
        </w:rPr>
        <w:t xml:space="preserve">Sistema de Gestión de la Calidad </w:t>
      </w:r>
      <w:r w:rsidRPr="00F673CA">
        <w:rPr>
          <w:rFonts w:ascii="Arial" w:hAnsi="Arial" w:cs="Arial"/>
          <w:lang w:val="es-MX"/>
        </w:rPr>
        <w:t xml:space="preserve">(ver Objetivo de </w:t>
      </w:r>
      <w:r w:rsidR="001A2009" w:rsidRPr="00F673CA">
        <w:rPr>
          <w:rFonts w:ascii="Arial" w:hAnsi="Arial" w:cs="Arial"/>
          <w:lang w:val="es-MX"/>
        </w:rPr>
        <w:t xml:space="preserve">la </w:t>
      </w:r>
      <w:r w:rsidRPr="00F673CA">
        <w:rPr>
          <w:rFonts w:ascii="Arial" w:hAnsi="Arial" w:cs="Arial"/>
          <w:lang w:val="es-MX"/>
        </w:rPr>
        <w:t xml:space="preserve">Calidad aplicable en el </w:t>
      </w:r>
      <w:r w:rsidRPr="00F673CA">
        <w:rPr>
          <w:rFonts w:ascii="Arial" w:hAnsi="Arial" w:cs="Arial"/>
          <w:b/>
          <w:lang w:val="es-MX"/>
        </w:rPr>
        <w:t>Tablero Control de indicadores</w:t>
      </w:r>
      <w:r w:rsidRPr="00F673CA">
        <w:rPr>
          <w:rFonts w:ascii="Arial" w:hAnsi="Arial" w:cs="Arial"/>
          <w:lang w:val="es-MX"/>
        </w:rPr>
        <w:t xml:space="preserve"> vigente).</w:t>
      </w:r>
    </w:p>
    <w:p w14:paraId="05F6A444" w14:textId="77777777" w:rsidR="00AA5A4C" w:rsidRPr="00F673CA" w:rsidRDefault="00E843B1" w:rsidP="00E843B1">
      <w:pPr>
        <w:rPr>
          <w:rFonts w:ascii="Arial" w:hAnsi="Arial" w:cs="Arial"/>
        </w:rPr>
      </w:pPr>
      <w:r w:rsidRPr="00F673CA">
        <w:rPr>
          <w:rFonts w:ascii="Arial" w:hAnsi="Arial" w:cs="Arial"/>
        </w:rPr>
        <w:br w:type="page"/>
      </w:r>
    </w:p>
    <w:p w14:paraId="62086A9D" w14:textId="77777777" w:rsidR="00A432D1" w:rsidRPr="00F673CA" w:rsidRDefault="00A432D1" w:rsidP="000111FD">
      <w:pPr>
        <w:pStyle w:val="Prrafodelista"/>
        <w:numPr>
          <w:ilvl w:val="2"/>
          <w:numId w:val="4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673CA">
        <w:rPr>
          <w:rFonts w:ascii="Arial" w:hAnsi="Arial" w:cs="Arial"/>
          <w:b/>
          <w:sz w:val="22"/>
          <w:szCs w:val="22"/>
          <w:lang w:val="es-MX"/>
        </w:rPr>
        <w:lastRenderedPageBreak/>
        <w:t xml:space="preserve">Comunicación de la Política de </w:t>
      </w:r>
      <w:r w:rsidR="001A2009" w:rsidRPr="00F673CA">
        <w:rPr>
          <w:rFonts w:ascii="Arial" w:hAnsi="Arial" w:cs="Arial"/>
          <w:b/>
          <w:sz w:val="22"/>
          <w:szCs w:val="22"/>
          <w:lang w:val="es-MX"/>
        </w:rPr>
        <w:t xml:space="preserve">la </w:t>
      </w:r>
      <w:r w:rsidRPr="00F673CA">
        <w:rPr>
          <w:rFonts w:ascii="Arial" w:hAnsi="Arial" w:cs="Arial"/>
          <w:b/>
          <w:sz w:val="22"/>
          <w:szCs w:val="22"/>
          <w:lang w:val="es-MX"/>
        </w:rPr>
        <w:t xml:space="preserve">Calidad y Objetivos de </w:t>
      </w:r>
      <w:r w:rsidR="001A2009" w:rsidRPr="00F673CA">
        <w:rPr>
          <w:rFonts w:ascii="Arial" w:hAnsi="Arial" w:cs="Arial"/>
          <w:b/>
          <w:sz w:val="22"/>
          <w:szCs w:val="22"/>
          <w:lang w:val="es-MX"/>
        </w:rPr>
        <w:t xml:space="preserve">la </w:t>
      </w:r>
      <w:r w:rsidRPr="00F673CA">
        <w:rPr>
          <w:rFonts w:ascii="Arial" w:hAnsi="Arial" w:cs="Arial"/>
          <w:b/>
          <w:sz w:val="22"/>
          <w:szCs w:val="22"/>
          <w:lang w:val="es-MX"/>
        </w:rPr>
        <w:t>Calidad.</w:t>
      </w:r>
    </w:p>
    <w:p w14:paraId="77EF05CA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7BE00C8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El </w:t>
      </w:r>
      <w:r w:rsidR="001E7D75" w:rsidRPr="00F673CA">
        <w:rPr>
          <w:rFonts w:ascii="Arial" w:hAnsi="Arial" w:cs="Arial"/>
          <w:sz w:val="20"/>
          <w:szCs w:val="20"/>
        </w:rPr>
        <w:t xml:space="preserve">Comité de la Calidad </w:t>
      </w:r>
      <w:r w:rsidRPr="00F673CA">
        <w:rPr>
          <w:rFonts w:ascii="Arial" w:hAnsi="Arial" w:cs="Arial"/>
          <w:sz w:val="20"/>
          <w:szCs w:val="20"/>
        </w:rPr>
        <w:t xml:space="preserve">debe garantizar que la Política de </w:t>
      </w:r>
      <w:r w:rsidR="001A2009" w:rsidRPr="00F673CA">
        <w:rPr>
          <w:rFonts w:ascii="Arial" w:hAnsi="Arial" w:cs="Arial"/>
          <w:sz w:val="20"/>
          <w:szCs w:val="20"/>
        </w:rPr>
        <w:t xml:space="preserve">la </w:t>
      </w:r>
      <w:r w:rsidRPr="00F673CA">
        <w:rPr>
          <w:rFonts w:ascii="Arial" w:hAnsi="Arial" w:cs="Arial"/>
          <w:sz w:val="20"/>
          <w:szCs w:val="20"/>
        </w:rPr>
        <w:t>Calidad y Objetivos de</w:t>
      </w:r>
      <w:r w:rsidR="001A2009" w:rsidRPr="00F673CA">
        <w:rPr>
          <w:rFonts w:ascii="Arial" w:hAnsi="Arial" w:cs="Arial"/>
          <w:sz w:val="20"/>
          <w:szCs w:val="20"/>
        </w:rPr>
        <w:t xml:space="preserve"> la</w:t>
      </w:r>
      <w:r w:rsidRPr="00F673CA">
        <w:rPr>
          <w:rFonts w:ascii="Arial" w:hAnsi="Arial" w:cs="Arial"/>
          <w:sz w:val="20"/>
          <w:szCs w:val="20"/>
        </w:rPr>
        <w:t xml:space="preserve"> Calidad:</w:t>
      </w:r>
    </w:p>
    <w:p w14:paraId="3F30CFCC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EA0A877" w14:textId="77777777" w:rsidR="00A432D1" w:rsidRPr="00F673CA" w:rsidRDefault="00A432D1" w:rsidP="000111FD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Se encuentren disponibles y se mantengan como información documentada en el </w:t>
      </w:r>
      <w:r w:rsidRPr="00F673CA">
        <w:rPr>
          <w:rFonts w:ascii="Arial" w:hAnsi="Arial" w:cs="Arial"/>
          <w:b/>
          <w:lang w:val="es-MX"/>
        </w:rPr>
        <w:t xml:space="preserve">Manual de Gestión de </w:t>
      </w:r>
      <w:r w:rsidR="004F7489" w:rsidRPr="00F673CA">
        <w:rPr>
          <w:rFonts w:ascii="Arial" w:hAnsi="Arial" w:cs="Arial"/>
          <w:b/>
          <w:lang w:val="es-MX"/>
        </w:rPr>
        <w:t xml:space="preserve">la </w:t>
      </w:r>
      <w:r w:rsidRPr="00F673CA">
        <w:rPr>
          <w:rFonts w:ascii="Arial" w:hAnsi="Arial" w:cs="Arial"/>
          <w:b/>
          <w:lang w:val="es-MX"/>
        </w:rPr>
        <w:t>Calidad</w:t>
      </w:r>
      <w:r w:rsidRPr="00F673CA">
        <w:rPr>
          <w:rFonts w:ascii="Arial" w:hAnsi="Arial" w:cs="Arial"/>
          <w:lang w:val="es-MX"/>
        </w:rPr>
        <w:t xml:space="preserve"> y en </w:t>
      </w:r>
      <w:r w:rsidR="00D77BA5" w:rsidRPr="00F673CA">
        <w:rPr>
          <w:rFonts w:ascii="Arial" w:hAnsi="Arial" w:cs="Arial"/>
          <w:lang w:val="es-MX"/>
        </w:rPr>
        <w:t>la</w:t>
      </w:r>
      <w:r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b/>
          <w:lang w:val="es-MX"/>
        </w:rPr>
        <w:t>Plan</w:t>
      </w:r>
      <w:r w:rsidR="00D77BA5" w:rsidRPr="00F673CA">
        <w:rPr>
          <w:rFonts w:ascii="Arial" w:hAnsi="Arial" w:cs="Arial"/>
          <w:b/>
          <w:lang w:val="es-MX"/>
        </w:rPr>
        <w:t>eación</w:t>
      </w:r>
      <w:r w:rsidRPr="00F673CA">
        <w:rPr>
          <w:rFonts w:ascii="Arial" w:hAnsi="Arial" w:cs="Arial"/>
          <w:b/>
          <w:lang w:val="es-MX"/>
        </w:rPr>
        <w:t xml:space="preserve"> Estratégic</w:t>
      </w:r>
      <w:r w:rsidR="00D77BA5" w:rsidRPr="00F673CA">
        <w:rPr>
          <w:rFonts w:ascii="Arial" w:hAnsi="Arial" w:cs="Arial"/>
          <w:b/>
          <w:lang w:val="es-MX"/>
        </w:rPr>
        <w:t xml:space="preserve">a del SGC de la </w:t>
      </w:r>
      <w:r w:rsidR="002F293C" w:rsidRPr="00F673CA">
        <w:rPr>
          <w:rFonts w:ascii="Arial" w:hAnsi="Arial" w:cs="Arial"/>
          <w:b/>
          <w:lang w:val="es-MX"/>
        </w:rPr>
        <w:t>Delegación INE</w:t>
      </w:r>
      <w:r w:rsidR="00615998" w:rsidRPr="00F673CA">
        <w:rPr>
          <w:rFonts w:ascii="Arial" w:hAnsi="Arial" w:cs="Arial"/>
          <w:b/>
          <w:lang w:val="es-MX"/>
        </w:rPr>
        <w:t xml:space="preserve"> </w:t>
      </w:r>
      <w:r w:rsidR="007F5141" w:rsidRPr="00F673CA">
        <w:rPr>
          <w:rFonts w:ascii="Arial" w:hAnsi="Arial" w:cs="Arial"/>
          <w:b/>
          <w:lang w:val="es-MX"/>
          <w:rPrChange w:id="90" w:author="SANCHEZ SANCHEZ RICARDO" w:date="2020-01-24T18:13:00Z">
            <w:rPr>
              <w:rFonts w:ascii="Arial" w:hAnsi="Arial" w:cs="Arial"/>
              <w:b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b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 xml:space="preserve">vigentes, </w:t>
      </w:r>
      <w:proofErr w:type="gramStart"/>
      <w:r w:rsidRPr="00F673CA">
        <w:rPr>
          <w:rFonts w:ascii="Arial" w:hAnsi="Arial" w:cs="Arial"/>
          <w:lang w:val="es-MX"/>
        </w:rPr>
        <w:t>de acuerdo a</w:t>
      </w:r>
      <w:proofErr w:type="gramEnd"/>
      <w:r w:rsidRPr="00F673CA">
        <w:rPr>
          <w:rFonts w:ascii="Arial" w:hAnsi="Arial" w:cs="Arial"/>
          <w:lang w:val="es-MX"/>
        </w:rPr>
        <w:t xml:space="preserve"> lo establecido en </w:t>
      </w:r>
      <w:r w:rsidRPr="00F673CA">
        <w:rPr>
          <w:rFonts w:ascii="Arial" w:hAnsi="Arial" w:cs="Arial"/>
          <w:b/>
          <w:lang w:val="es-MX"/>
        </w:rPr>
        <w:t xml:space="preserve">el </w:t>
      </w:r>
      <w:r w:rsidR="00615998" w:rsidRPr="00F673CA">
        <w:rPr>
          <w:rFonts w:ascii="Arial" w:hAnsi="Arial" w:cs="Arial"/>
          <w:b/>
          <w:lang w:val="es-MX"/>
        </w:rPr>
        <w:t>Procedimiento de Información D</w:t>
      </w:r>
      <w:r w:rsidR="004F7489" w:rsidRPr="00F673CA">
        <w:rPr>
          <w:rFonts w:ascii="Arial" w:hAnsi="Arial" w:cs="Arial"/>
          <w:b/>
          <w:lang w:val="es-MX"/>
        </w:rPr>
        <w:t xml:space="preserve">ocumentada </w:t>
      </w:r>
      <w:r w:rsidR="00615998" w:rsidRPr="00F673CA">
        <w:rPr>
          <w:rFonts w:ascii="Arial" w:hAnsi="Arial" w:cs="Arial"/>
          <w:lang w:val="es-MX"/>
        </w:rPr>
        <w:t>s</w:t>
      </w:r>
      <w:r w:rsidRPr="00F673CA">
        <w:rPr>
          <w:rFonts w:ascii="Arial" w:hAnsi="Arial" w:cs="Arial"/>
          <w:lang w:val="es-MX"/>
        </w:rPr>
        <w:t xml:space="preserve">ean comunicados, entendidos y aplicados en toda la </w:t>
      </w:r>
      <w:r w:rsidR="00615998" w:rsidRPr="00F673CA">
        <w:rPr>
          <w:rFonts w:ascii="Arial" w:hAnsi="Arial" w:cs="Arial"/>
          <w:lang w:val="es-MX"/>
        </w:rPr>
        <w:t xml:space="preserve">Delegación INE </w:t>
      </w:r>
      <w:r w:rsidR="007F5141" w:rsidRPr="00F673CA">
        <w:rPr>
          <w:rFonts w:ascii="Arial" w:hAnsi="Arial" w:cs="Arial"/>
          <w:lang w:val="es-MX"/>
          <w:rPrChange w:id="91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="002F2E14" w:rsidRPr="00F673CA">
        <w:rPr>
          <w:rFonts w:ascii="Arial" w:hAnsi="Arial" w:cs="Arial"/>
          <w:lang w:val="es-MX"/>
        </w:rPr>
        <w:t xml:space="preserve"> a través de</w:t>
      </w:r>
      <w:r w:rsidRPr="00F673CA">
        <w:rPr>
          <w:rFonts w:ascii="Arial" w:hAnsi="Arial" w:cs="Arial"/>
          <w:lang w:val="es-MX"/>
        </w:rPr>
        <w:t xml:space="preserve"> juntas de retroalimentación, juntas de áreas, tableros de comu</w:t>
      </w:r>
      <w:r w:rsidR="00AA5A4C" w:rsidRPr="00F673CA">
        <w:rPr>
          <w:rFonts w:ascii="Arial" w:hAnsi="Arial" w:cs="Arial"/>
          <w:lang w:val="es-MX"/>
        </w:rPr>
        <w:t>nicación, correos electrónicos</w:t>
      </w:r>
      <w:r w:rsidRPr="00F673CA">
        <w:rPr>
          <w:rFonts w:ascii="Arial" w:hAnsi="Arial" w:cs="Arial"/>
          <w:lang w:val="es-MX"/>
        </w:rPr>
        <w:t>, etc.</w:t>
      </w:r>
    </w:p>
    <w:p w14:paraId="046BB187" w14:textId="77777777" w:rsidR="00A432D1" w:rsidRPr="00F673CA" w:rsidRDefault="00A432D1" w:rsidP="000111FD">
      <w:pPr>
        <w:pStyle w:val="Prrafodelista"/>
        <w:numPr>
          <w:ilvl w:val="0"/>
          <w:numId w:val="26"/>
        </w:numPr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>Se encuentren disponible</w:t>
      </w:r>
      <w:r w:rsidR="00D21227" w:rsidRPr="00F673CA">
        <w:rPr>
          <w:rFonts w:ascii="Arial" w:hAnsi="Arial" w:cs="Arial"/>
          <w:lang w:val="es-MX"/>
        </w:rPr>
        <w:t>s</w:t>
      </w:r>
      <w:r w:rsidRPr="00F673CA">
        <w:rPr>
          <w:rFonts w:ascii="Arial" w:hAnsi="Arial" w:cs="Arial"/>
          <w:lang w:val="es-MX"/>
        </w:rPr>
        <w:t xml:space="preserve"> para las Partes Interesadas pertinentes, según corresponda de acuerdo con lo establecido en </w:t>
      </w:r>
      <w:r w:rsidR="00D77BA5" w:rsidRPr="00F673CA">
        <w:rPr>
          <w:rFonts w:ascii="Arial" w:hAnsi="Arial" w:cs="Arial"/>
          <w:lang w:val="es-MX"/>
        </w:rPr>
        <w:t xml:space="preserve">el </w:t>
      </w:r>
      <w:r w:rsidR="005B3619" w:rsidRPr="00F673CA">
        <w:rPr>
          <w:rFonts w:ascii="Arial" w:hAnsi="Arial" w:cs="Arial"/>
          <w:b/>
          <w:lang w:val="es-MX"/>
        </w:rPr>
        <w:t>D</w:t>
      </w:r>
      <w:r w:rsidR="00D77BA5" w:rsidRPr="00F673CA">
        <w:rPr>
          <w:rFonts w:ascii="Arial" w:hAnsi="Arial" w:cs="Arial"/>
          <w:b/>
          <w:lang w:val="es-MX"/>
        </w:rPr>
        <w:t>ocumento del Comité de la Calidad vigente</w:t>
      </w:r>
      <w:r w:rsidRPr="00F673CA">
        <w:rPr>
          <w:rFonts w:ascii="Arial" w:hAnsi="Arial" w:cs="Arial"/>
          <w:lang w:val="es-MX"/>
        </w:rPr>
        <w:t>.</w:t>
      </w:r>
    </w:p>
    <w:p w14:paraId="328648C8" w14:textId="77777777" w:rsidR="007F7FFC" w:rsidRPr="00F673CA" w:rsidRDefault="007F7FFC" w:rsidP="007F7FFC">
      <w:pPr>
        <w:pStyle w:val="Prrafodelista"/>
        <w:jc w:val="both"/>
        <w:rPr>
          <w:rFonts w:ascii="Arial" w:hAnsi="Arial" w:cs="Arial"/>
          <w:lang w:val="es-MX"/>
        </w:rPr>
      </w:pPr>
    </w:p>
    <w:p w14:paraId="64A2F818" w14:textId="77777777" w:rsidR="00A432D1" w:rsidRPr="00F673CA" w:rsidRDefault="00A432D1" w:rsidP="000111FD">
      <w:pPr>
        <w:pStyle w:val="Sinespaciado"/>
        <w:numPr>
          <w:ilvl w:val="1"/>
          <w:numId w:val="3"/>
        </w:numPr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F673CA">
        <w:rPr>
          <w:rFonts w:ascii="Arial" w:hAnsi="Arial" w:cs="Arial"/>
          <w:b/>
          <w:sz w:val="22"/>
          <w:szCs w:val="22"/>
          <w:lang w:val="es-MX"/>
        </w:rPr>
        <w:t xml:space="preserve">Roles, responsabilidades y autoridades en la </w:t>
      </w:r>
      <w:r w:rsidR="007F7FFC" w:rsidRPr="00F673CA">
        <w:rPr>
          <w:rFonts w:ascii="Arial" w:hAnsi="Arial" w:cs="Arial"/>
          <w:b/>
          <w:sz w:val="22"/>
          <w:szCs w:val="22"/>
          <w:lang w:val="es-MX"/>
        </w:rPr>
        <w:t xml:space="preserve">Delegación INE </w:t>
      </w:r>
      <w:r w:rsidR="007F5141" w:rsidRPr="00F673CA">
        <w:rPr>
          <w:rFonts w:ascii="Arial" w:hAnsi="Arial" w:cs="Arial"/>
          <w:b/>
          <w:sz w:val="22"/>
          <w:szCs w:val="22"/>
          <w:lang w:val="es-MX"/>
          <w:rPrChange w:id="92" w:author="SANCHEZ SANCHEZ RICARDO" w:date="2020-01-24T18:13:00Z">
            <w:rPr>
              <w:rFonts w:ascii="Arial" w:hAnsi="Arial" w:cs="Arial"/>
              <w:b/>
              <w:color w:val="76923C" w:themeColor="accent3" w:themeShade="BF"/>
              <w:sz w:val="22"/>
              <w:szCs w:val="22"/>
              <w:lang w:val="es-MX"/>
            </w:rPr>
          </w:rPrChange>
        </w:rPr>
        <w:t>Puebla</w:t>
      </w:r>
      <w:r w:rsidR="004340B0" w:rsidRPr="00F673CA">
        <w:rPr>
          <w:rFonts w:ascii="Arial" w:hAnsi="Arial" w:cs="Arial"/>
          <w:b/>
          <w:sz w:val="22"/>
          <w:szCs w:val="22"/>
          <w:lang w:val="es-MX"/>
        </w:rPr>
        <w:t xml:space="preserve"> y del SGC</w:t>
      </w:r>
      <w:r w:rsidRPr="00F673CA">
        <w:rPr>
          <w:rFonts w:ascii="Arial" w:hAnsi="Arial" w:cs="Arial"/>
          <w:b/>
          <w:sz w:val="22"/>
          <w:szCs w:val="22"/>
          <w:lang w:val="es-MX"/>
        </w:rPr>
        <w:t>.</w:t>
      </w:r>
    </w:p>
    <w:p w14:paraId="5B14AFF2" w14:textId="77777777" w:rsidR="00A432D1" w:rsidRPr="00F673CA" w:rsidRDefault="00A432D1" w:rsidP="0093495A">
      <w:pPr>
        <w:pStyle w:val="Sinespaciado"/>
        <w:jc w:val="both"/>
        <w:rPr>
          <w:rFonts w:ascii="Arial" w:hAnsi="Arial" w:cs="Arial"/>
          <w:b/>
          <w:lang w:val="es-MX"/>
        </w:rPr>
      </w:pPr>
    </w:p>
    <w:p w14:paraId="43AEC116" w14:textId="77777777" w:rsidR="00A432D1" w:rsidRPr="00F673CA" w:rsidRDefault="002F2E14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EF0B59" w:rsidRPr="00F673CA">
        <w:rPr>
          <w:rFonts w:ascii="Arial" w:hAnsi="Arial" w:cs="Arial"/>
          <w:sz w:val="20"/>
          <w:szCs w:val="20"/>
        </w:rPr>
        <w:t xml:space="preserve">se asegura </w:t>
      </w:r>
      <w:r w:rsidR="00A432D1" w:rsidRPr="00F673CA">
        <w:rPr>
          <w:rFonts w:ascii="Arial" w:hAnsi="Arial" w:cs="Arial"/>
          <w:sz w:val="20"/>
          <w:szCs w:val="20"/>
        </w:rPr>
        <w:t xml:space="preserve">que las responsabilidades y autoridades para los roles pertinentes sean asignadas, comunicadas y entendidas en toda la </w:t>
      </w:r>
      <w:r w:rsidR="002F293C" w:rsidRPr="00F673CA">
        <w:rPr>
          <w:rFonts w:ascii="Arial" w:hAnsi="Arial" w:cs="Arial"/>
          <w:sz w:val="20"/>
          <w:szCs w:val="20"/>
        </w:rPr>
        <w:t xml:space="preserve">Delegación </w:t>
      </w:r>
      <w:r w:rsidR="007F7FFC" w:rsidRPr="00F673CA">
        <w:rPr>
          <w:rFonts w:ascii="Arial" w:hAnsi="Arial" w:cs="Arial"/>
          <w:sz w:val="20"/>
          <w:szCs w:val="20"/>
        </w:rPr>
        <w:t xml:space="preserve">INE </w:t>
      </w:r>
      <w:r w:rsidR="007F5141" w:rsidRPr="00F673CA">
        <w:rPr>
          <w:rFonts w:ascii="Arial" w:hAnsi="Arial" w:cs="Arial"/>
          <w:sz w:val="20"/>
          <w:szCs w:val="20"/>
          <w:rPrChange w:id="93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="007F5141" w:rsidRPr="00F673CA">
        <w:rPr>
          <w:rFonts w:ascii="Arial" w:hAnsi="Arial" w:cs="Arial"/>
          <w:sz w:val="20"/>
          <w:szCs w:val="20"/>
          <w:rPrChange w:id="94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="00A432D1" w:rsidRPr="00F673CA">
        <w:rPr>
          <w:rFonts w:ascii="Arial" w:hAnsi="Arial" w:cs="Arial"/>
          <w:sz w:val="20"/>
          <w:szCs w:val="20"/>
        </w:rPr>
        <w:t xml:space="preserve"> </w:t>
      </w:r>
      <w:r w:rsidR="00EF0B59" w:rsidRPr="00F673CA">
        <w:rPr>
          <w:rFonts w:ascii="Arial" w:hAnsi="Arial" w:cs="Arial"/>
          <w:sz w:val="20"/>
          <w:szCs w:val="20"/>
        </w:rPr>
        <w:t>con base al Estatuto del Servicio Profesional Electoral y del Personal de la Rama Administrativa, el cual se divide en: Sistema del Servicio del Instituto; Personal de la Rama Administrativa del Instituto y Prestadores de Servicios</w:t>
      </w:r>
      <w:r w:rsidR="00A432D1" w:rsidRPr="00F673CA">
        <w:rPr>
          <w:rFonts w:ascii="Arial" w:hAnsi="Arial" w:cs="Arial"/>
          <w:sz w:val="20"/>
          <w:szCs w:val="20"/>
        </w:rPr>
        <w:t xml:space="preserve">, </w:t>
      </w:r>
      <w:r w:rsidR="00D21227" w:rsidRPr="00F673CA">
        <w:rPr>
          <w:rFonts w:ascii="Arial" w:hAnsi="Arial" w:cs="Arial"/>
          <w:sz w:val="20"/>
          <w:szCs w:val="20"/>
        </w:rPr>
        <w:t>en los cuales se</w:t>
      </w:r>
      <w:r w:rsidR="00EF0B59" w:rsidRPr="00F673CA">
        <w:rPr>
          <w:rFonts w:ascii="Arial" w:hAnsi="Arial" w:cs="Arial"/>
          <w:sz w:val="20"/>
          <w:szCs w:val="20"/>
        </w:rPr>
        <w:t xml:space="preserve"> detallan los perfiles y cargos respectivos; de la misma manera se registran en la </w:t>
      </w:r>
      <w:r w:rsidR="00A432D1" w:rsidRPr="00F673CA">
        <w:rPr>
          <w:rFonts w:ascii="Arial" w:hAnsi="Arial" w:cs="Arial"/>
          <w:b/>
          <w:sz w:val="20"/>
          <w:szCs w:val="20"/>
        </w:rPr>
        <w:t>Matriz de Responsabilidades</w:t>
      </w:r>
      <w:r w:rsidR="00A432D1" w:rsidRPr="00F673CA">
        <w:rPr>
          <w:rFonts w:ascii="Arial" w:hAnsi="Arial" w:cs="Arial"/>
          <w:sz w:val="20"/>
          <w:szCs w:val="20"/>
        </w:rPr>
        <w:t xml:space="preserve">, </w:t>
      </w:r>
      <w:r w:rsidR="00A432D1" w:rsidRPr="00F673CA">
        <w:rPr>
          <w:rFonts w:ascii="Arial" w:hAnsi="Arial" w:cs="Arial"/>
          <w:b/>
          <w:sz w:val="20"/>
          <w:szCs w:val="20"/>
        </w:rPr>
        <w:t>Organigrama</w:t>
      </w:r>
      <w:r w:rsidR="00A432D1" w:rsidRPr="00F673CA">
        <w:rPr>
          <w:rFonts w:ascii="Arial" w:hAnsi="Arial" w:cs="Arial"/>
          <w:sz w:val="20"/>
          <w:szCs w:val="20"/>
        </w:rPr>
        <w:t xml:space="preserve">, </w:t>
      </w:r>
      <w:r w:rsidR="00D77BA5" w:rsidRPr="00F673CA">
        <w:rPr>
          <w:rFonts w:ascii="Arial" w:hAnsi="Arial" w:cs="Arial"/>
          <w:b/>
          <w:sz w:val="20"/>
          <w:szCs w:val="20"/>
        </w:rPr>
        <w:t>Documento</w:t>
      </w:r>
      <w:r w:rsidRPr="00F673CA">
        <w:rPr>
          <w:rFonts w:ascii="Arial" w:hAnsi="Arial" w:cs="Arial"/>
          <w:b/>
          <w:sz w:val="20"/>
          <w:szCs w:val="20"/>
        </w:rPr>
        <w:t xml:space="preserve"> del </w:t>
      </w:r>
      <w:r w:rsidR="001E7D75" w:rsidRPr="00F673CA">
        <w:rPr>
          <w:rFonts w:ascii="Arial" w:hAnsi="Arial" w:cs="Arial"/>
          <w:b/>
          <w:sz w:val="20"/>
          <w:szCs w:val="20"/>
        </w:rPr>
        <w:t xml:space="preserve">Comité de la Calidad </w:t>
      </w:r>
      <w:r w:rsidR="00A432D1" w:rsidRPr="00F673CA">
        <w:rPr>
          <w:rFonts w:ascii="Arial" w:hAnsi="Arial" w:cs="Arial"/>
          <w:sz w:val="20"/>
          <w:szCs w:val="20"/>
        </w:rPr>
        <w:t>vigentes o cualquier otro medio que considere pertinente.</w:t>
      </w:r>
    </w:p>
    <w:p w14:paraId="22325198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70FD92" w14:textId="77777777" w:rsidR="00A432D1" w:rsidRPr="00F673CA" w:rsidRDefault="002F2E14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A432D1" w:rsidRPr="00F673CA">
        <w:rPr>
          <w:rFonts w:ascii="Arial" w:hAnsi="Arial" w:cs="Arial"/>
          <w:sz w:val="20"/>
          <w:szCs w:val="20"/>
        </w:rPr>
        <w:t>asigna responsabilidad y autoridad para:</w:t>
      </w:r>
    </w:p>
    <w:p w14:paraId="2CBCC393" w14:textId="77777777" w:rsidR="00A432D1" w:rsidRPr="00F673CA" w:rsidRDefault="00A432D1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0A7A9DA" w14:textId="77777777" w:rsidR="00A432D1" w:rsidRPr="00F673CA" w:rsidRDefault="00A432D1" w:rsidP="000111FD">
      <w:pPr>
        <w:pStyle w:val="Prrafodelista"/>
        <w:numPr>
          <w:ilvl w:val="0"/>
          <w:numId w:val="27"/>
        </w:numPr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Asegurar</w:t>
      </w:r>
      <w:proofErr w:type="gramEnd"/>
      <w:r w:rsidRPr="00F673CA">
        <w:rPr>
          <w:rFonts w:ascii="Arial" w:hAnsi="Arial" w:cs="Arial"/>
          <w:lang w:val="es-MX"/>
        </w:rPr>
        <w:t xml:space="preserve"> que el </w:t>
      </w:r>
      <w:r w:rsidR="005F06D3" w:rsidRPr="00F673CA">
        <w:rPr>
          <w:rFonts w:ascii="Arial" w:hAnsi="Arial" w:cs="Arial"/>
          <w:lang w:val="es-MX"/>
        </w:rPr>
        <w:t>Sistema de Gestión de la Calidad</w:t>
      </w:r>
      <w:r w:rsidR="007F5141" w:rsidRPr="00F673CA">
        <w:rPr>
          <w:rFonts w:ascii="Arial" w:hAnsi="Arial" w:cs="Arial"/>
          <w:lang w:val="es-MX"/>
          <w:rPrChange w:id="95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="005F06D3"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>es conforme</w:t>
      </w:r>
      <w:r w:rsidR="00E843B1" w:rsidRPr="00F673CA">
        <w:rPr>
          <w:rFonts w:ascii="Arial" w:hAnsi="Arial" w:cs="Arial"/>
          <w:lang w:val="es-MX"/>
        </w:rPr>
        <w:t xml:space="preserve"> con los requisitos de la Norma </w:t>
      </w:r>
      <w:r w:rsidRPr="00F673CA">
        <w:rPr>
          <w:rFonts w:ascii="Arial" w:hAnsi="Arial" w:cs="Arial"/>
          <w:lang w:val="es-MX"/>
        </w:rPr>
        <w:t xml:space="preserve">Internacional </w:t>
      </w:r>
      <w:r w:rsidRPr="00F673CA">
        <w:rPr>
          <w:rFonts w:ascii="Arial" w:hAnsi="Arial" w:cs="Arial"/>
          <w:b/>
          <w:lang w:val="es-MX"/>
        </w:rPr>
        <w:t>ISO 9001:2015</w:t>
      </w:r>
      <w:r w:rsidRPr="00F673CA">
        <w:rPr>
          <w:rFonts w:ascii="Arial" w:hAnsi="Arial" w:cs="Arial"/>
          <w:lang w:val="es-MX"/>
        </w:rPr>
        <w:t>.</w:t>
      </w:r>
    </w:p>
    <w:p w14:paraId="1B2C0D07" w14:textId="72D76242" w:rsidR="00A432D1" w:rsidRPr="00F673CA" w:rsidRDefault="00A432D1" w:rsidP="000111FD">
      <w:pPr>
        <w:pStyle w:val="Prrafodelista"/>
        <w:numPr>
          <w:ilvl w:val="0"/>
          <w:numId w:val="27"/>
        </w:numPr>
        <w:spacing w:before="100" w:beforeAutospacing="1"/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Asegurar</w:t>
      </w:r>
      <w:proofErr w:type="gramEnd"/>
      <w:r w:rsidRPr="00F673CA">
        <w:rPr>
          <w:rFonts w:ascii="Arial" w:hAnsi="Arial" w:cs="Arial"/>
          <w:lang w:val="es-MX"/>
        </w:rPr>
        <w:t xml:space="preserve"> que los </w:t>
      </w:r>
      <w:r w:rsidR="001A2009" w:rsidRPr="00F673CA">
        <w:rPr>
          <w:rFonts w:ascii="Arial" w:hAnsi="Arial" w:cs="Arial"/>
          <w:b/>
          <w:lang w:val="es-MX"/>
        </w:rPr>
        <w:t>Proceso</w:t>
      </w:r>
      <w:r w:rsidR="00D21227" w:rsidRPr="00F673CA">
        <w:rPr>
          <w:rFonts w:ascii="Arial" w:hAnsi="Arial" w:cs="Arial"/>
          <w:b/>
          <w:lang w:val="es-MX"/>
        </w:rPr>
        <w:t>s</w:t>
      </w:r>
      <w:r w:rsidR="001A2009" w:rsidRPr="00F673CA">
        <w:rPr>
          <w:rFonts w:ascii="Arial" w:hAnsi="Arial" w:cs="Arial"/>
          <w:b/>
          <w:lang w:val="es-MX"/>
        </w:rPr>
        <w:t xml:space="preserve"> Sustantivo</w:t>
      </w:r>
      <w:r w:rsidR="00D21227" w:rsidRPr="00F673CA">
        <w:rPr>
          <w:rFonts w:ascii="Arial" w:hAnsi="Arial" w:cs="Arial"/>
          <w:b/>
          <w:lang w:val="es-MX"/>
        </w:rPr>
        <w:t>s</w:t>
      </w:r>
      <w:r w:rsidR="001A2009" w:rsidRPr="00F673CA">
        <w:rPr>
          <w:rFonts w:ascii="Arial" w:hAnsi="Arial" w:cs="Arial"/>
          <w:b/>
          <w:lang w:val="es-MX"/>
        </w:rPr>
        <w:t xml:space="preserve"> y de Soporte</w:t>
      </w:r>
      <w:r w:rsidR="007F7FFC" w:rsidRPr="00F673CA">
        <w:rPr>
          <w:rFonts w:ascii="Arial" w:hAnsi="Arial" w:cs="Arial"/>
          <w:b/>
          <w:lang w:val="es-MX"/>
        </w:rPr>
        <w:t xml:space="preserve"> y/o Apoyo</w:t>
      </w:r>
      <w:r w:rsidR="002F2E14"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>estén generando y proporcionando las salidas previstas.</w:t>
      </w:r>
    </w:p>
    <w:p w14:paraId="03FC908D" w14:textId="77777777" w:rsidR="00A432D1" w:rsidRPr="00F673CA" w:rsidRDefault="00A432D1" w:rsidP="000111FD">
      <w:pPr>
        <w:pStyle w:val="Prrafodelista"/>
        <w:numPr>
          <w:ilvl w:val="0"/>
          <w:numId w:val="27"/>
        </w:numPr>
        <w:spacing w:before="100" w:beforeAutospacing="1"/>
        <w:jc w:val="both"/>
        <w:rPr>
          <w:rFonts w:ascii="Arial" w:hAnsi="Arial" w:cs="Arial"/>
          <w:lang w:val="es-MX"/>
        </w:rPr>
      </w:pPr>
      <w:r w:rsidRPr="00F673CA">
        <w:rPr>
          <w:rFonts w:ascii="Arial" w:hAnsi="Arial" w:cs="Arial"/>
          <w:lang w:val="es-MX"/>
        </w:rPr>
        <w:t xml:space="preserve">Informar, en particular al </w:t>
      </w:r>
      <w:r w:rsidR="001E7D75" w:rsidRPr="00F673CA">
        <w:rPr>
          <w:rFonts w:ascii="Arial" w:hAnsi="Arial" w:cs="Arial"/>
          <w:lang w:val="es-MX"/>
        </w:rPr>
        <w:t>Comité de la Calidad</w:t>
      </w:r>
      <w:r w:rsidR="007F5141" w:rsidRPr="00F673CA">
        <w:rPr>
          <w:rFonts w:ascii="Arial" w:hAnsi="Arial" w:cs="Arial"/>
          <w:lang w:val="es-MX"/>
          <w:rPrChange w:id="96" w:author="SANCHEZ SANCHEZ RICARDO" w:date="2020-01-24T18:13:00Z">
            <w:rPr>
              <w:rFonts w:ascii="Arial" w:hAnsi="Arial" w:cs="Arial"/>
              <w:highlight w:val="yellow"/>
              <w:lang w:val="es-MX"/>
            </w:rPr>
          </w:rPrChange>
        </w:rPr>
        <w:t>,</w:t>
      </w:r>
      <w:r w:rsidR="001E7D75" w:rsidRPr="00F673CA">
        <w:rPr>
          <w:rFonts w:ascii="Arial" w:hAnsi="Arial" w:cs="Arial"/>
          <w:lang w:val="es-MX"/>
        </w:rPr>
        <w:t xml:space="preserve"> </w:t>
      </w:r>
      <w:r w:rsidRPr="00F673CA">
        <w:rPr>
          <w:rFonts w:ascii="Arial" w:hAnsi="Arial" w:cs="Arial"/>
          <w:lang w:val="es-MX"/>
        </w:rPr>
        <w:t xml:space="preserve">de su responsabilidad para comunicarle el desempeño del </w:t>
      </w:r>
      <w:r w:rsidR="005F06D3" w:rsidRPr="00F673CA">
        <w:rPr>
          <w:rFonts w:ascii="Arial" w:hAnsi="Arial" w:cs="Arial"/>
          <w:lang w:val="es-MX"/>
        </w:rPr>
        <w:t xml:space="preserve">Sistema de Gestión de la Calidad </w:t>
      </w:r>
      <w:r w:rsidRPr="00F673CA">
        <w:rPr>
          <w:rFonts w:ascii="Arial" w:hAnsi="Arial" w:cs="Arial"/>
          <w:lang w:val="es-MX"/>
        </w:rPr>
        <w:t>y las oportunidades de mejora.</w:t>
      </w:r>
    </w:p>
    <w:p w14:paraId="0B421DE2" w14:textId="77777777" w:rsidR="00A432D1" w:rsidRPr="00F673CA" w:rsidRDefault="00A432D1" w:rsidP="000111FD">
      <w:pPr>
        <w:pStyle w:val="Prrafodelista"/>
        <w:numPr>
          <w:ilvl w:val="0"/>
          <w:numId w:val="27"/>
        </w:numPr>
        <w:spacing w:before="100" w:beforeAutospacing="1"/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</w:t>
      </w:r>
      <w:r w:rsidR="007F7FFC" w:rsidRPr="00F673CA">
        <w:rPr>
          <w:rFonts w:ascii="Arial" w:hAnsi="Arial" w:cs="Arial"/>
          <w:lang w:val="es-MX"/>
        </w:rPr>
        <w:t>ar</w:t>
      </w:r>
      <w:proofErr w:type="gramEnd"/>
      <w:r w:rsidR="007F7FFC" w:rsidRPr="00F673CA">
        <w:rPr>
          <w:rFonts w:ascii="Arial" w:hAnsi="Arial" w:cs="Arial"/>
          <w:lang w:val="es-MX"/>
        </w:rPr>
        <w:t xml:space="preserve"> que se promueve el enfoque a la Ciudadanía</w:t>
      </w:r>
      <w:r w:rsidR="002F2E14" w:rsidRPr="00F673CA">
        <w:rPr>
          <w:rFonts w:ascii="Arial" w:hAnsi="Arial" w:cs="Arial"/>
          <w:lang w:val="es-MX"/>
        </w:rPr>
        <w:t xml:space="preserve"> en toda la </w:t>
      </w:r>
      <w:r w:rsidR="007F7FFC" w:rsidRPr="00F673CA">
        <w:rPr>
          <w:rFonts w:ascii="Arial" w:hAnsi="Arial" w:cs="Arial"/>
          <w:lang w:val="es-MX"/>
        </w:rPr>
        <w:t xml:space="preserve">Delegación INE </w:t>
      </w:r>
      <w:r w:rsidR="007F5141" w:rsidRPr="00F673CA">
        <w:rPr>
          <w:rFonts w:ascii="Arial" w:hAnsi="Arial" w:cs="Arial"/>
          <w:lang w:val="es-MX"/>
          <w:rPrChange w:id="97" w:author="SANCHEZ SANCHEZ RICARDO" w:date="2020-01-24T18:13:00Z">
            <w:rPr>
              <w:rFonts w:ascii="Arial" w:hAnsi="Arial" w:cs="Arial"/>
              <w:color w:val="76923C" w:themeColor="accent3" w:themeShade="BF"/>
              <w:lang w:val="es-MX"/>
            </w:rPr>
          </w:rPrChange>
        </w:rPr>
        <w:t>Puebla</w:t>
      </w:r>
      <w:r w:rsidRPr="00F673CA">
        <w:rPr>
          <w:rFonts w:ascii="Arial" w:hAnsi="Arial" w:cs="Arial"/>
          <w:lang w:val="es-MX"/>
        </w:rPr>
        <w:t xml:space="preserve"> (ver </w:t>
      </w:r>
      <w:r w:rsidR="005B3619" w:rsidRPr="00F673CA">
        <w:rPr>
          <w:rFonts w:ascii="Arial" w:hAnsi="Arial" w:cs="Arial"/>
          <w:b/>
          <w:lang w:val="es-MX"/>
        </w:rPr>
        <w:t>Documento</w:t>
      </w:r>
      <w:r w:rsidR="002F2E14" w:rsidRPr="00F673CA">
        <w:rPr>
          <w:rFonts w:ascii="Arial" w:hAnsi="Arial" w:cs="Arial"/>
          <w:b/>
          <w:lang w:val="es-MX"/>
        </w:rPr>
        <w:t xml:space="preserve"> del </w:t>
      </w:r>
      <w:r w:rsidR="001E7D75" w:rsidRPr="00F673CA">
        <w:rPr>
          <w:rFonts w:ascii="Arial" w:hAnsi="Arial" w:cs="Arial"/>
          <w:b/>
          <w:lang w:val="es-MX"/>
        </w:rPr>
        <w:t xml:space="preserve">Comité de la Calidad </w:t>
      </w:r>
      <w:r w:rsidRPr="00F673CA">
        <w:rPr>
          <w:rFonts w:ascii="Arial" w:hAnsi="Arial" w:cs="Arial"/>
          <w:lang w:val="es-MX"/>
        </w:rPr>
        <w:t>vigente).</w:t>
      </w:r>
    </w:p>
    <w:p w14:paraId="02812479" w14:textId="77777777" w:rsidR="00A432D1" w:rsidRPr="00F673CA" w:rsidRDefault="00A432D1" w:rsidP="000111FD">
      <w:pPr>
        <w:pStyle w:val="Prrafodelista"/>
        <w:numPr>
          <w:ilvl w:val="0"/>
          <w:numId w:val="27"/>
        </w:numPr>
        <w:spacing w:before="100" w:beforeAutospacing="1"/>
        <w:jc w:val="both"/>
        <w:rPr>
          <w:rFonts w:ascii="Arial" w:hAnsi="Arial" w:cs="Arial"/>
          <w:lang w:val="es-MX"/>
        </w:rPr>
      </w:pPr>
      <w:proofErr w:type="gramStart"/>
      <w:r w:rsidRPr="00F673CA">
        <w:rPr>
          <w:rFonts w:ascii="Arial" w:hAnsi="Arial" w:cs="Arial"/>
          <w:lang w:val="es-MX"/>
        </w:rPr>
        <w:t>Asegurar</w:t>
      </w:r>
      <w:proofErr w:type="gramEnd"/>
      <w:r w:rsidRPr="00F673CA">
        <w:rPr>
          <w:rFonts w:ascii="Arial" w:hAnsi="Arial" w:cs="Arial"/>
          <w:lang w:val="es-MX"/>
        </w:rPr>
        <w:t xml:space="preserve"> que la integridad del </w:t>
      </w:r>
      <w:r w:rsidR="005F06D3" w:rsidRPr="00F673CA">
        <w:rPr>
          <w:rFonts w:ascii="Arial" w:hAnsi="Arial" w:cs="Arial"/>
          <w:lang w:val="es-MX"/>
        </w:rPr>
        <w:t xml:space="preserve">Sistema de Gestión de la Calidad </w:t>
      </w:r>
      <w:r w:rsidRPr="00F673CA">
        <w:rPr>
          <w:rFonts w:ascii="Arial" w:hAnsi="Arial" w:cs="Arial"/>
          <w:lang w:val="es-MX"/>
        </w:rPr>
        <w:t xml:space="preserve">se mantiene cuando se planifican e implementan cambios en el mismo, dichos cambios deben estar como información documentada (ver </w:t>
      </w:r>
      <w:r w:rsidRPr="00F673CA">
        <w:rPr>
          <w:rFonts w:ascii="Arial" w:hAnsi="Arial" w:cs="Arial"/>
          <w:b/>
          <w:lang w:val="es-MX"/>
        </w:rPr>
        <w:t>apartado 1.5</w:t>
      </w:r>
      <w:r w:rsidR="002F2E14" w:rsidRPr="00F673CA">
        <w:rPr>
          <w:rFonts w:ascii="Arial" w:hAnsi="Arial" w:cs="Arial"/>
          <w:lang w:val="es-MX"/>
        </w:rPr>
        <w:t xml:space="preserve"> de est</w:t>
      </w:r>
      <w:r w:rsidR="005B3619" w:rsidRPr="00F673CA">
        <w:rPr>
          <w:rFonts w:ascii="Arial" w:hAnsi="Arial" w:cs="Arial"/>
          <w:lang w:val="es-MX"/>
        </w:rPr>
        <w:t xml:space="preserve">e </w:t>
      </w:r>
      <w:r w:rsidR="005B3619" w:rsidRPr="00F673CA">
        <w:rPr>
          <w:rFonts w:ascii="Arial" w:hAnsi="Arial" w:cs="Arial"/>
          <w:b/>
          <w:lang w:val="es-MX"/>
        </w:rPr>
        <w:t>Documento</w:t>
      </w:r>
      <w:r w:rsidR="002F2E14" w:rsidRPr="00F673CA">
        <w:rPr>
          <w:rFonts w:ascii="Arial" w:hAnsi="Arial" w:cs="Arial"/>
          <w:b/>
          <w:lang w:val="es-MX"/>
        </w:rPr>
        <w:t xml:space="preserve"> del </w:t>
      </w:r>
      <w:r w:rsidR="001E7D75" w:rsidRPr="00F673CA">
        <w:rPr>
          <w:rFonts w:ascii="Arial" w:hAnsi="Arial" w:cs="Arial"/>
          <w:b/>
          <w:lang w:val="es-MX"/>
        </w:rPr>
        <w:t xml:space="preserve">Comité de la Calidad </w:t>
      </w:r>
      <w:r w:rsidR="002F2E14" w:rsidRPr="00F673CA">
        <w:rPr>
          <w:rFonts w:ascii="Arial" w:hAnsi="Arial" w:cs="Arial"/>
          <w:b/>
          <w:lang w:val="es-MX"/>
        </w:rPr>
        <w:t>vigente</w:t>
      </w:r>
      <w:r w:rsidRPr="00F673CA">
        <w:rPr>
          <w:rFonts w:ascii="Arial" w:hAnsi="Arial" w:cs="Arial"/>
          <w:lang w:val="es-MX"/>
        </w:rPr>
        <w:t>).</w:t>
      </w:r>
    </w:p>
    <w:p w14:paraId="2F60E05E" w14:textId="77777777" w:rsidR="0093495A" w:rsidRPr="00F673CA" w:rsidRDefault="00E843B1" w:rsidP="00E843B1">
      <w:pPr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br w:type="page"/>
      </w:r>
    </w:p>
    <w:p w14:paraId="328C48A6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lastRenderedPageBreak/>
        <w:t xml:space="preserve">Los Roles y responsabilidades para el Sistema de Gestión de la Calidad se enuncian </w:t>
      </w:r>
      <w:r w:rsidR="00C02BDB" w:rsidRPr="00F673CA">
        <w:rPr>
          <w:rFonts w:ascii="Arial" w:hAnsi="Arial" w:cs="Arial"/>
          <w:b/>
          <w:sz w:val="20"/>
          <w:szCs w:val="20"/>
          <w:rPrChange w:id="98" w:author="SANCHEZ SANCHEZ RICARDO" w:date="2020-01-24T18:13:00Z">
            <w:rPr>
              <w:rFonts w:ascii="Arial" w:hAnsi="Arial" w:cs="Arial"/>
              <w:b/>
              <w:sz w:val="20"/>
              <w:szCs w:val="20"/>
              <w:highlight w:val="yellow"/>
            </w:rPr>
          </w:rPrChange>
        </w:rPr>
        <w:t>a</w:t>
      </w:r>
      <w:r w:rsidR="00C02BDB" w:rsidRPr="00F673CA">
        <w:rPr>
          <w:rFonts w:ascii="Arial" w:hAnsi="Arial" w:cs="Arial"/>
          <w:b/>
          <w:sz w:val="20"/>
          <w:szCs w:val="20"/>
        </w:rPr>
        <w:t xml:space="preserve"> </w:t>
      </w:r>
      <w:r w:rsidRPr="00F673CA">
        <w:rPr>
          <w:rFonts w:ascii="Arial" w:hAnsi="Arial" w:cs="Arial"/>
          <w:b/>
          <w:sz w:val="20"/>
          <w:szCs w:val="20"/>
        </w:rPr>
        <w:t>continuación.</w:t>
      </w:r>
    </w:p>
    <w:p w14:paraId="4ACBD242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73"/>
        <w:gridCol w:w="1926"/>
        <w:gridCol w:w="2629"/>
      </w:tblGrid>
      <w:tr w:rsidR="00F673CA" w:rsidRPr="00F673CA" w14:paraId="0AB277AE" w14:textId="77777777" w:rsidTr="007F7FFC">
        <w:trPr>
          <w:trHeight w:val="198"/>
        </w:trPr>
        <w:tc>
          <w:tcPr>
            <w:tcW w:w="2420" w:type="pct"/>
            <w:shd w:val="clear" w:color="auto" w:fill="950054"/>
            <w:vAlign w:val="center"/>
          </w:tcPr>
          <w:p w14:paraId="084E1289" w14:textId="77777777" w:rsidR="0093495A" w:rsidRPr="00F673CA" w:rsidRDefault="0093495A" w:rsidP="007F7FF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9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0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TÍTULO DEL ROL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3629BC1B" w14:textId="77777777" w:rsidR="0093495A" w:rsidRPr="00F673CA" w:rsidRDefault="0093495A" w:rsidP="007F7FF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01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02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NIVEL ESCOLAR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7A222355" w14:textId="77777777" w:rsidR="0093495A" w:rsidRPr="00F673CA" w:rsidRDefault="0093495A" w:rsidP="007F7FFC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0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04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PERFIL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105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:</w:t>
            </w:r>
          </w:p>
        </w:tc>
      </w:tr>
      <w:tr w:rsidR="00F673CA" w:rsidRPr="00F673CA" w14:paraId="6F53F87F" w14:textId="77777777" w:rsidTr="00DB1A1F">
        <w:trPr>
          <w:trHeight w:val="540"/>
        </w:trPr>
        <w:tc>
          <w:tcPr>
            <w:tcW w:w="2420" w:type="pct"/>
            <w:shd w:val="clear" w:color="auto" w:fill="950054"/>
            <w:vAlign w:val="center"/>
          </w:tcPr>
          <w:p w14:paraId="7BA6152A" w14:textId="77777777" w:rsidR="0093495A" w:rsidRPr="00F673CA" w:rsidRDefault="0093495A" w:rsidP="00E9713B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0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0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 xml:space="preserve">Alta </w:t>
            </w:r>
            <w:r w:rsidR="00281226" w:rsidRPr="00F673CA">
              <w:rPr>
                <w:rFonts w:ascii="Arial" w:hAnsi="Arial" w:cs="Arial"/>
                <w:b/>
                <w:sz w:val="20"/>
                <w:szCs w:val="20"/>
                <w:rPrChange w:id="10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Dirección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109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.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2D86ECFC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1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11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Licenciatura Concluida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2C3E5BC9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12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1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Aprobado</w:t>
            </w:r>
          </w:p>
        </w:tc>
      </w:tr>
    </w:tbl>
    <w:p w14:paraId="03710F1C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35D5919" w14:textId="570DF3A5" w:rsidR="0093495A" w:rsidRPr="00F673CA" w:rsidRDefault="0093495A" w:rsidP="000111FD">
      <w:pPr>
        <w:pStyle w:val="Prrafodelista"/>
        <w:numPr>
          <w:ilvl w:val="0"/>
          <w:numId w:val="18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OBJETIVO GENERAL</w:t>
      </w:r>
      <w:r w:rsidR="001041AB" w:rsidRPr="00F673CA">
        <w:rPr>
          <w:rFonts w:ascii="Arial" w:hAnsi="Arial" w:cs="Arial"/>
          <w:b/>
          <w:sz w:val="22"/>
          <w:szCs w:val="22"/>
          <w:rPrChange w:id="114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4F2FE933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7C12308D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Establecer las estrategias y gestionar los recursos necesarios para garantizar la implementación y el correcto funcionamiento del Sistema de Gestión de la Calidad</w:t>
      </w:r>
      <w:r w:rsidR="00DA7622" w:rsidRPr="00F673CA">
        <w:rPr>
          <w:rFonts w:ascii="Arial" w:hAnsi="Arial" w:cs="Arial"/>
          <w:sz w:val="20"/>
          <w:szCs w:val="20"/>
          <w:rPrChange w:id="115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conforme a los requi</w:t>
      </w:r>
      <w:r w:rsidR="00615331" w:rsidRPr="00F673CA">
        <w:rPr>
          <w:rFonts w:ascii="Arial" w:hAnsi="Arial" w:cs="Arial"/>
          <w:sz w:val="20"/>
          <w:szCs w:val="20"/>
        </w:rPr>
        <w:t>sitos propios de la Institución</w:t>
      </w:r>
      <w:r w:rsidRPr="00F673CA">
        <w:rPr>
          <w:rFonts w:ascii="Arial" w:hAnsi="Arial" w:cs="Arial"/>
          <w:sz w:val="20"/>
          <w:szCs w:val="20"/>
        </w:rPr>
        <w:t xml:space="preserve">, los legales y reglamentarios, </w:t>
      </w:r>
      <w:r w:rsidR="00645FD1" w:rsidRPr="00F673CA">
        <w:rPr>
          <w:rFonts w:ascii="Arial" w:hAnsi="Arial" w:cs="Arial"/>
          <w:sz w:val="20"/>
          <w:szCs w:val="20"/>
        </w:rPr>
        <w:t>los de la Ciudadanía</w:t>
      </w:r>
      <w:r w:rsidRPr="00F673CA">
        <w:rPr>
          <w:rFonts w:ascii="Arial" w:hAnsi="Arial" w:cs="Arial"/>
          <w:sz w:val="20"/>
          <w:szCs w:val="20"/>
        </w:rPr>
        <w:t xml:space="preserve"> y de la Norma ISO 9001:2015.</w:t>
      </w:r>
    </w:p>
    <w:p w14:paraId="60DD880F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DB98496" w14:textId="6FFB017B" w:rsidR="0093495A" w:rsidRPr="00F673CA" w:rsidRDefault="0093495A" w:rsidP="000111FD">
      <w:pPr>
        <w:pStyle w:val="Prrafodelista"/>
        <w:numPr>
          <w:ilvl w:val="0"/>
          <w:numId w:val="18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ACTIVIDADES GENERALES</w:t>
      </w:r>
      <w:r w:rsidR="001041AB" w:rsidRPr="00F673CA">
        <w:rPr>
          <w:rFonts w:ascii="Arial" w:hAnsi="Arial" w:cs="Arial"/>
          <w:b/>
          <w:sz w:val="22"/>
          <w:szCs w:val="22"/>
          <w:rPrChange w:id="116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41203FDD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0D3EE52B" w14:textId="77777777" w:rsidR="0093495A" w:rsidRPr="00F673CA" w:rsidRDefault="0093495A" w:rsidP="000111FD">
      <w:pPr>
        <w:pStyle w:val="Prrafodelista"/>
        <w:numPr>
          <w:ilvl w:val="0"/>
          <w:numId w:val="2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Comunicar a la Delegación INE </w:t>
      </w:r>
      <w:r w:rsidR="00DA7622" w:rsidRPr="00F673CA">
        <w:rPr>
          <w:rFonts w:ascii="Arial" w:hAnsi="Arial" w:cs="Arial"/>
          <w:rPrChange w:id="117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="00DA7622" w:rsidRPr="00F673CA">
        <w:rPr>
          <w:rFonts w:ascii="Arial" w:hAnsi="Arial" w:cs="Arial"/>
          <w:rPrChange w:id="118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="00DA7622" w:rsidRPr="00F673CA">
        <w:rPr>
          <w:rFonts w:ascii="Arial" w:hAnsi="Arial" w:cs="Arial"/>
          <w:rPrChange w:id="119" w:author="SANCHEZ SANCHEZ RICARDO" w:date="2020-01-24T18:13:00Z">
            <w:rPr>
              <w:rFonts w:ascii="Arial" w:hAnsi="Arial" w:cs="Arial"/>
              <w:color w:val="FF0000"/>
            </w:rPr>
          </w:rPrChange>
        </w:rPr>
        <w:t xml:space="preserve"> </w:t>
      </w:r>
      <w:r w:rsidRPr="00F673CA">
        <w:rPr>
          <w:rFonts w:ascii="Arial" w:hAnsi="Arial" w:cs="Arial"/>
        </w:rPr>
        <w:t>la importancia del enfoque a la Ciudadanía y satisfacer los requisitos de las partes interesadas (los legales y los reglamentarios) de acuerdo con los lineamientos del SGC.</w:t>
      </w:r>
    </w:p>
    <w:p w14:paraId="40EA5AF8" w14:textId="4725D0FA" w:rsidR="0093495A" w:rsidRPr="00F673CA" w:rsidRDefault="008B22AF" w:rsidP="000111FD">
      <w:pPr>
        <w:pStyle w:val="Prrafodelista"/>
        <w:numPr>
          <w:ilvl w:val="0"/>
          <w:numId w:val="2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Establecer la </w:t>
      </w:r>
      <w:r w:rsidRPr="00F673CA">
        <w:rPr>
          <w:rFonts w:ascii="Arial" w:hAnsi="Arial" w:cs="Arial"/>
          <w:rPrChange w:id="120" w:author="SANCHEZ SANCHEZ RICARDO" w:date="2020-01-24T18:13:00Z">
            <w:rPr>
              <w:rFonts w:ascii="Arial" w:hAnsi="Arial" w:cs="Arial"/>
              <w:highlight w:val="yellow"/>
            </w:rPr>
          </w:rPrChange>
        </w:rPr>
        <w:t>P</w:t>
      </w:r>
      <w:r w:rsidR="0093495A" w:rsidRPr="00F673CA">
        <w:rPr>
          <w:rFonts w:ascii="Arial" w:hAnsi="Arial" w:cs="Arial"/>
        </w:rPr>
        <w:t xml:space="preserve">olítica de </w:t>
      </w:r>
      <w:r w:rsidRPr="00F673CA">
        <w:rPr>
          <w:rFonts w:ascii="Arial" w:hAnsi="Arial" w:cs="Arial"/>
          <w:rPrChange w:id="121" w:author="SANCHEZ SANCHEZ RICARDO" w:date="2020-01-24T18:13:00Z">
            <w:rPr>
              <w:rFonts w:ascii="Arial" w:hAnsi="Arial" w:cs="Arial"/>
              <w:highlight w:val="yellow"/>
            </w:rPr>
          </w:rPrChange>
        </w:rPr>
        <w:t>la C</w:t>
      </w:r>
      <w:r w:rsidR="0093495A" w:rsidRPr="00F673CA">
        <w:rPr>
          <w:rFonts w:ascii="Arial" w:hAnsi="Arial" w:cs="Arial"/>
        </w:rPr>
        <w:t>ali</w:t>
      </w:r>
      <w:r w:rsidRPr="00F673CA">
        <w:rPr>
          <w:rFonts w:ascii="Arial" w:hAnsi="Arial" w:cs="Arial"/>
        </w:rPr>
        <w:t xml:space="preserve">dad, alcance del sistema y los </w:t>
      </w:r>
      <w:r w:rsidRPr="00F673CA">
        <w:rPr>
          <w:rFonts w:ascii="Arial" w:hAnsi="Arial" w:cs="Arial"/>
          <w:rPrChange w:id="122" w:author="SANCHEZ SANCHEZ RICARDO" w:date="2020-01-24T18:13:00Z">
            <w:rPr>
              <w:rFonts w:ascii="Arial" w:hAnsi="Arial" w:cs="Arial"/>
              <w:highlight w:val="yellow"/>
            </w:rPr>
          </w:rPrChange>
        </w:rPr>
        <w:t>O</w:t>
      </w:r>
      <w:r w:rsidR="0093495A" w:rsidRPr="00F673CA">
        <w:rPr>
          <w:rFonts w:ascii="Arial" w:hAnsi="Arial" w:cs="Arial"/>
        </w:rPr>
        <w:t xml:space="preserve">bjetivos de </w:t>
      </w:r>
      <w:r w:rsidRPr="00F673CA">
        <w:rPr>
          <w:rFonts w:ascii="Arial" w:hAnsi="Arial" w:cs="Arial"/>
          <w:rPrChange w:id="123" w:author="SANCHEZ SANCHEZ RICARDO" w:date="2020-01-24T18:13:00Z">
            <w:rPr>
              <w:rFonts w:ascii="Arial" w:hAnsi="Arial" w:cs="Arial"/>
              <w:highlight w:val="yellow"/>
            </w:rPr>
          </w:rPrChange>
        </w:rPr>
        <w:t>la C</w:t>
      </w:r>
      <w:r w:rsidR="0093495A" w:rsidRPr="00F673CA">
        <w:rPr>
          <w:rFonts w:ascii="Arial" w:hAnsi="Arial" w:cs="Arial"/>
        </w:rPr>
        <w:t>alidad.</w:t>
      </w:r>
    </w:p>
    <w:p w14:paraId="79B0A658" w14:textId="77777777" w:rsidR="0093495A" w:rsidRPr="00F673CA" w:rsidRDefault="0093495A" w:rsidP="000111FD">
      <w:pPr>
        <w:pStyle w:val="Prrafodelista"/>
        <w:numPr>
          <w:ilvl w:val="0"/>
          <w:numId w:val="2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Proveer los recursos necesarios para la implementación y mantenimiento del SGC.</w:t>
      </w:r>
    </w:p>
    <w:p w14:paraId="08EA7E66" w14:textId="08C0B7C1" w:rsidR="0093495A" w:rsidRPr="00F673CA" w:rsidRDefault="0093495A" w:rsidP="000111FD">
      <w:pPr>
        <w:pStyle w:val="Prrafodelista"/>
        <w:numPr>
          <w:ilvl w:val="0"/>
          <w:numId w:val="2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Revisar periódicamente los resultados de las mediciones del desempeño del SGC y de los procesos</w:t>
      </w:r>
      <w:r w:rsidR="00DA7622" w:rsidRPr="00F673CA">
        <w:rPr>
          <w:rFonts w:ascii="Arial" w:hAnsi="Arial" w:cs="Arial"/>
          <w:rPrChange w:id="124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para retroalimentar al personal acerca de las fortalezas, tomar acción par</w:t>
      </w:r>
      <w:r w:rsidR="008B22AF" w:rsidRPr="00F673CA">
        <w:rPr>
          <w:rFonts w:ascii="Arial" w:hAnsi="Arial" w:cs="Arial"/>
        </w:rPr>
        <w:t xml:space="preserve">a corregir áreas de oportunidad </w:t>
      </w:r>
      <w:r w:rsidR="008B22AF" w:rsidRPr="00F673CA">
        <w:rPr>
          <w:rFonts w:ascii="Arial" w:hAnsi="Arial" w:cs="Arial"/>
          <w:rPrChange w:id="125" w:author="SANCHEZ SANCHEZ RICARDO" w:date="2020-01-24T18:13:00Z">
            <w:rPr>
              <w:rFonts w:ascii="Arial" w:hAnsi="Arial" w:cs="Arial"/>
              <w:highlight w:val="yellow"/>
            </w:rPr>
          </w:rPrChange>
        </w:rPr>
        <w:t>y</w:t>
      </w:r>
      <w:r w:rsidRPr="00F673CA">
        <w:rPr>
          <w:rFonts w:ascii="Arial" w:hAnsi="Arial" w:cs="Arial"/>
        </w:rPr>
        <w:t xml:space="preserve"> apoyar las acciones de mejora.</w:t>
      </w:r>
    </w:p>
    <w:p w14:paraId="26FFCF6C" w14:textId="77777777" w:rsidR="0093495A" w:rsidRPr="00F673CA" w:rsidRDefault="0093495A" w:rsidP="00D21227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3EC516D6" w14:textId="7F755CEE" w:rsidR="0093495A" w:rsidRPr="00F673CA" w:rsidRDefault="0093495A" w:rsidP="000111FD">
      <w:pPr>
        <w:pStyle w:val="Prrafodelista"/>
        <w:numPr>
          <w:ilvl w:val="0"/>
          <w:numId w:val="18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RESPONSABILIDADES</w:t>
      </w:r>
      <w:r w:rsidR="002A56CB" w:rsidRPr="00F673CA">
        <w:rPr>
          <w:rFonts w:ascii="Arial" w:hAnsi="Arial" w:cs="Arial"/>
          <w:b/>
          <w:sz w:val="22"/>
          <w:szCs w:val="22"/>
          <w:rPrChange w:id="126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2A09D6DA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56842B22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Asegurar la correcta implementación de los requisitos de la Norma ISO 9001:2015</w:t>
      </w:r>
      <w:r w:rsidR="004C43E5" w:rsidRPr="00F673CA">
        <w:rPr>
          <w:rFonts w:ascii="Arial" w:eastAsia="Arial Narrow" w:hAnsi="Arial" w:cs="Arial"/>
          <w:sz w:val="20"/>
          <w:szCs w:val="20"/>
        </w:rPr>
        <w:t>.</w:t>
      </w:r>
    </w:p>
    <w:p w14:paraId="27778B33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Proporcionar los recursos necesarios para el cumplimiento del plan de implementación</w:t>
      </w:r>
      <w:r w:rsidR="004875B4" w:rsidRPr="00F673CA">
        <w:rPr>
          <w:rFonts w:ascii="Arial" w:eastAsia="Arial Narrow" w:hAnsi="Arial" w:cs="Arial"/>
          <w:sz w:val="20"/>
          <w:szCs w:val="20"/>
        </w:rPr>
        <w:t xml:space="preserve"> del SGC de la Entidad.</w:t>
      </w:r>
    </w:p>
    <w:p w14:paraId="3023E0D2" w14:textId="74CFB3FD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 xml:space="preserve">Mantener actualizada la Política </w:t>
      </w:r>
      <w:r w:rsidR="00B809DD" w:rsidRPr="00F673CA">
        <w:rPr>
          <w:rFonts w:ascii="Arial" w:eastAsia="Arial Narrow" w:hAnsi="Arial" w:cs="Arial"/>
          <w:sz w:val="20"/>
          <w:szCs w:val="20"/>
          <w:rPrChange w:id="127" w:author="SANCHEZ SANCHEZ RICARDO" w:date="2020-01-24T18:13:00Z">
            <w:rPr>
              <w:rFonts w:ascii="Arial" w:eastAsia="Arial Narrow" w:hAnsi="Arial" w:cs="Arial"/>
              <w:sz w:val="20"/>
              <w:szCs w:val="20"/>
              <w:highlight w:val="yellow"/>
            </w:rPr>
          </w:rPrChange>
        </w:rPr>
        <w:t>de la Calidad</w:t>
      </w:r>
      <w:r w:rsidR="00B809DD" w:rsidRPr="00F673CA">
        <w:rPr>
          <w:rFonts w:ascii="Arial" w:eastAsia="Arial Narrow" w:hAnsi="Arial" w:cs="Arial"/>
          <w:sz w:val="20"/>
          <w:szCs w:val="20"/>
        </w:rPr>
        <w:t xml:space="preserve"> </w:t>
      </w:r>
      <w:r w:rsidRPr="00F673CA">
        <w:rPr>
          <w:rFonts w:ascii="Arial" w:eastAsia="Arial Narrow" w:hAnsi="Arial" w:cs="Arial"/>
          <w:sz w:val="20"/>
          <w:szCs w:val="20"/>
        </w:rPr>
        <w:t xml:space="preserve">y </w:t>
      </w:r>
      <w:r w:rsidR="00B809DD" w:rsidRPr="00F673CA">
        <w:rPr>
          <w:rFonts w:ascii="Arial" w:eastAsia="Arial Narrow" w:hAnsi="Arial" w:cs="Arial"/>
          <w:sz w:val="20"/>
          <w:szCs w:val="20"/>
          <w:rPrChange w:id="128" w:author="SANCHEZ SANCHEZ RICARDO" w:date="2020-01-24T18:13:00Z">
            <w:rPr>
              <w:rFonts w:ascii="Arial" w:eastAsia="Arial Narrow" w:hAnsi="Arial" w:cs="Arial"/>
              <w:sz w:val="20"/>
              <w:szCs w:val="20"/>
              <w:highlight w:val="yellow"/>
            </w:rPr>
          </w:rPrChange>
        </w:rPr>
        <w:t>los</w:t>
      </w:r>
      <w:r w:rsidR="00B809DD" w:rsidRPr="00F673CA">
        <w:rPr>
          <w:rFonts w:ascii="Arial" w:eastAsia="Arial Narrow" w:hAnsi="Arial" w:cs="Arial"/>
          <w:sz w:val="20"/>
          <w:szCs w:val="20"/>
        </w:rPr>
        <w:t xml:space="preserve"> </w:t>
      </w:r>
      <w:r w:rsidRPr="00F673CA">
        <w:rPr>
          <w:rFonts w:ascii="Arial" w:eastAsia="Arial Narrow" w:hAnsi="Arial" w:cs="Arial"/>
          <w:sz w:val="20"/>
          <w:szCs w:val="20"/>
        </w:rPr>
        <w:t>Objetivos de la Calidad en el SGC.</w:t>
      </w:r>
    </w:p>
    <w:p w14:paraId="6B74A217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Realizar ejercicios periódicos de análisis y comprensión</w:t>
      </w:r>
      <w:r w:rsidR="00615331" w:rsidRPr="00F673CA">
        <w:rPr>
          <w:rFonts w:ascii="Arial" w:eastAsia="Arial Narrow" w:hAnsi="Arial" w:cs="Arial"/>
          <w:sz w:val="20"/>
          <w:szCs w:val="20"/>
        </w:rPr>
        <w:t xml:space="preserve"> del contexto de la Institución</w:t>
      </w:r>
      <w:r w:rsidRPr="00F673CA">
        <w:rPr>
          <w:rFonts w:ascii="Arial" w:eastAsia="Arial Narrow" w:hAnsi="Arial" w:cs="Arial"/>
          <w:sz w:val="20"/>
          <w:szCs w:val="20"/>
        </w:rPr>
        <w:t xml:space="preserve"> para determinar el direccionamiento estratégico.</w:t>
      </w:r>
    </w:p>
    <w:p w14:paraId="747B4955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Asegurarse de que los requisitos de las partes interesadas son comprendidos por</w:t>
      </w:r>
      <w:r w:rsidR="004C43E5" w:rsidRPr="00F673CA">
        <w:rPr>
          <w:rFonts w:ascii="Arial" w:eastAsia="Arial Narrow" w:hAnsi="Arial" w:cs="Arial"/>
          <w:sz w:val="20"/>
          <w:szCs w:val="20"/>
        </w:rPr>
        <w:t xml:space="preserve"> todo</w:t>
      </w:r>
      <w:r w:rsidRPr="00F673CA">
        <w:rPr>
          <w:rFonts w:ascii="Arial" w:eastAsia="Arial Narrow" w:hAnsi="Arial" w:cs="Arial"/>
          <w:sz w:val="20"/>
          <w:szCs w:val="20"/>
        </w:rPr>
        <w:t xml:space="preserve"> el personal.</w:t>
      </w:r>
    </w:p>
    <w:p w14:paraId="38B9412F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Establecer y supervisar la aplicación práctica del Cuadro de Mando Integral.</w:t>
      </w:r>
    </w:p>
    <w:p w14:paraId="360672EE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Realizar el ejercicio de Revisión por la Dirección al SGC en forma periódica.</w:t>
      </w:r>
    </w:p>
    <w:p w14:paraId="3073D98C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Autorizar la información documentada del SGC.</w:t>
      </w:r>
    </w:p>
    <w:p w14:paraId="676D9577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Atender los cambios planificados al SGC.</w:t>
      </w:r>
    </w:p>
    <w:p w14:paraId="720BEC9D" w14:textId="77777777" w:rsidR="00033958" w:rsidRPr="00F673CA" w:rsidRDefault="00033958" w:rsidP="000111FD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/>
        <w:contextualSpacing/>
        <w:jc w:val="both"/>
        <w:rPr>
          <w:rFonts w:ascii="Arial" w:eastAsia="Arial Narrow" w:hAnsi="Arial" w:cs="Arial"/>
          <w:sz w:val="20"/>
          <w:szCs w:val="20"/>
        </w:rPr>
      </w:pPr>
      <w:r w:rsidRPr="00F673CA">
        <w:rPr>
          <w:rFonts w:ascii="Arial" w:eastAsia="Arial Narrow" w:hAnsi="Arial" w:cs="Arial"/>
          <w:sz w:val="20"/>
          <w:szCs w:val="20"/>
        </w:rPr>
        <w:t>Supervisar y apoyar la atención de los riesgos</w:t>
      </w:r>
      <w:r w:rsidR="00DA7622" w:rsidRPr="00F673CA">
        <w:rPr>
          <w:rFonts w:ascii="Arial" w:eastAsia="Arial Narrow" w:hAnsi="Arial" w:cs="Arial"/>
          <w:sz w:val="20"/>
          <w:szCs w:val="20"/>
          <w:rPrChange w:id="129" w:author="SANCHEZ SANCHEZ RICARDO" w:date="2020-01-24T18:13:00Z">
            <w:rPr>
              <w:rFonts w:ascii="Arial" w:eastAsia="Arial Narrow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 Narrow" w:hAnsi="Arial" w:cs="Arial"/>
          <w:sz w:val="20"/>
          <w:szCs w:val="20"/>
        </w:rPr>
        <w:t xml:space="preserve"> en coordinación con los mandos medios en el SGC.</w:t>
      </w:r>
    </w:p>
    <w:p w14:paraId="4E8142F0" w14:textId="77777777" w:rsidR="0093495A" w:rsidRPr="00F673CA" w:rsidRDefault="0093495A" w:rsidP="0093495A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F1CD6C" w14:textId="5A9C3386" w:rsidR="0093495A" w:rsidRPr="00F673CA" w:rsidRDefault="0093495A" w:rsidP="000111FD">
      <w:pPr>
        <w:pStyle w:val="Prrafodelista"/>
        <w:numPr>
          <w:ilvl w:val="0"/>
          <w:numId w:val="18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UBICACIÓN EN LA ESTRUCTURA ORGANIZACIONAL</w:t>
      </w:r>
      <w:r w:rsidR="00BD6354" w:rsidRPr="00F673CA">
        <w:rPr>
          <w:rFonts w:ascii="Arial" w:hAnsi="Arial" w:cs="Arial"/>
          <w:b/>
          <w:sz w:val="22"/>
          <w:szCs w:val="22"/>
          <w:rPrChange w:id="130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0A629914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3975CE0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El rol de “Alta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>” en el SGC, generalmente está relacionada con una posición de mando superior dentro de la estructura Institucional, ya que tiene bajo su responsabilidad el cumplimiento de objetivos de uno o varios procesos dentro del SGC.</w:t>
      </w:r>
    </w:p>
    <w:p w14:paraId="60D2B139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43D62D6" w14:textId="42A316B2" w:rsidR="0093495A" w:rsidRPr="00F673CA" w:rsidDel="00F673CA" w:rsidRDefault="0093495A" w:rsidP="0093495A">
      <w:pPr>
        <w:spacing w:after="0" w:line="240" w:lineRule="auto"/>
        <w:jc w:val="both"/>
        <w:rPr>
          <w:del w:id="131" w:author="SANCHEZ SANCHEZ RICARDO" w:date="2020-01-24T18:17:00Z"/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CON QUÉ PUESTOS ESTÁ EN LÍNEA Y TIENE RELACIÓN</w:t>
      </w:r>
      <w:r w:rsidRPr="00F673CA">
        <w:rPr>
          <w:rFonts w:ascii="Arial" w:hAnsi="Arial" w:cs="Arial"/>
          <w:sz w:val="20"/>
          <w:szCs w:val="20"/>
        </w:rPr>
        <w:t>: Se encuentra en el nivel más alto dentro del SGC.</w:t>
      </w:r>
      <w:ins w:id="132" w:author="SANCHEZ SANCHEZ RICARDO" w:date="2020-01-24T18:17:00Z">
        <w:r w:rsidR="00F673CA">
          <w:rPr>
            <w:rFonts w:ascii="Arial" w:hAnsi="Arial" w:cs="Arial"/>
            <w:sz w:val="20"/>
            <w:szCs w:val="20"/>
          </w:rPr>
          <w:br w:type="page"/>
        </w:r>
      </w:ins>
    </w:p>
    <w:p w14:paraId="43D86B7E" w14:textId="006D4514" w:rsidR="00E9713B" w:rsidRPr="00F673CA" w:rsidDel="00F673CA" w:rsidRDefault="00E9713B" w:rsidP="0093495A">
      <w:pPr>
        <w:spacing w:after="0" w:line="240" w:lineRule="auto"/>
        <w:jc w:val="both"/>
        <w:rPr>
          <w:del w:id="133" w:author="SANCHEZ SANCHEZ RICARDO" w:date="2020-01-24T18:18:00Z"/>
          <w:rFonts w:ascii="Arial" w:hAnsi="Arial" w:cs="Arial"/>
          <w:sz w:val="20"/>
          <w:szCs w:val="20"/>
        </w:rPr>
      </w:pPr>
    </w:p>
    <w:p w14:paraId="60A090DF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QUÉ PUESTOS SON SUBORDINADOS:</w:t>
      </w:r>
      <w:r w:rsidRPr="00F673CA">
        <w:rPr>
          <w:rFonts w:ascii="Arial" w:hAnsi="Arial" w:cs="Arial"/>
          <w:sz w:val="20"/>
          <w:szCs w:val="20"/>
        </w:rPr>
        <w:t xml:space="preserve"> El personal que pertenece </w:t>
      </w:r>
      <w:r w:rsidR="00D21227" w:rsidRPr="00F673CA">
        <w:rPr>
          <w:rFonts w:ascii="Arial" w:hAnsi="Arial" w:cs="Arial"/>
          <w:sz w:val="20"/>
          <w:szCs w:val="20"/>
        </w:rPr>
        <w:t>a los procesos</w:t>
      </w:r>
      <w:r w:rsidRPr="00F673CA">
        <w:rPr>
          <w:rFonts w:ascii="Arial" w:hAnsi="Arial" w:cs="Arial"/>
          <w:sz w:val="20"/>
          <w:szCs w:val="20"/>
        </w:rPr>
        <w:t xml:space="preserve"> de la Delegación INE </w:t>
      </w:r>
      <w:r w:rsidR="00DA7622" w:rsidRPr="00F673CA">
        <w:rPr>
          <w:rFonts w:ascii="Arial" w:hAnsi="Arial" w:cs="Arial"/>
          <w:sz w:val="20"/>
          <w:szCs w:val="20"/>
          <w:rPrChange w:id="134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commentRangeStart w:id="135"/>
      <w:r w:rsidRPr="00F673CA">
        <w:rPr>
          <w:rFonts w:ascii="Arial" w:hAnsi="Arial" w:cs="Arial"/>
          <w:sz w:val="20"/>
          <w:szCs w:val="20"/>
        </w:rPr>
        <w:t xml:space="preserve"> y que ejecuta actividades de los procesos dentro del SGC.</w:t>
      </w:r>
    </w:p>
    <w:p w14:paraId="0AE29B86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275155C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</w:t>
      </w:r>
      <w:commentRangeEnd w:id="135"/>
      <w:r w:rsidR="00DA7622" w:rsidRPr="00F673CA">
        <w:rPr>
          <w:rStyle w:val="Refdecomentario"/>
        </w:rPr>
        <w:commentReference w:id="135"/>
      </w:r>
      <w:r w:rsidRPr="00F673CA">
        <w:rPr>
          <w:rFonts w:ascii="Arial" w:hAnsi="Arial" w:cs="Arial"/>
          <w:b/>
          <w:sz w:val="20"/>
          <w:szCs w:val="20"/>
        </w:rPr>
        <w:t xml:space="preserve">ACIONES INTERNAS: </w:t>
      </w:r>
      <w:r w:rsidRPr="00F673CA">
        <w:rPr>
          <w:rFonts w:ascii="Arial" w:hAnsi="Arial" w:cs="Arial"/>
          <w:sz w:val="20"/>
          <w:szCs w:val="20"/>
        </w:rPr>
        <w:t>Tiene relación con la Coordinación del SGC en las etapas de implementación y mantenimiento del SGC, con el Líder Auditor y los auditores internos en los ejercicios de auditoría interna</w:t>
      </w:r>
      <w:r w:rsidR="00E9713B" w:rsidRPr="00F673CA">
        <w:rPr>
          <w:rFonts w:ascii="Arial" w:hAnsi="Arial" w:cs="Arial"/>
          <w:sz w:val="20"/>
          <w:szCs w:val="20"/>
        </w:rPr>
        <w:t xml:space="preserve"> y áreas correspondientes a la normativa establecida.</w:t>
      </w:r>
    </w:p>
    <w:p w14:paraId="50C12E4E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E1A55E8" w14:textId="77777777" w:rsidR="0093495A" w:rsidRPr="00F673CA" w:rsidRDefault="0093495A" w:rsidP="007F7FF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 xml:space="preserve">RELACIONES EXTERNAS: </w:t>
      </w:r>
      <w:r w:rsidRPr="00F673CA">
        <w:rPr>
          <w:rFonts w:ascii="Arial" w:hAnsi="Arial" w:cs="Arial"/>
          <w:sz w:val="20"/>
          <w:szCs w:val="20"/>
        </w:rPr>
        <w:t>Tiene relación con los auditores externos del organism</w:t>
      </w:r>
      <w:r w:rsidR="004C43E5" w:rsidRPr="00F673CA">
        <w:rPr>
          <w:rFonts w:ascii="Arial" w:hAnsi="Arial" w:cs="Arial"/>
          <w:sz w:val="20"/>
          <w:szCs w:val="20"/>
        </w:rPr>
        <w:t>o certificador, con la Ciudadanía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4C43E5" w:rsidRPr="00F673CA">
        <w:rPr>
          <w:rFonts w:ascii="Arial" w:hAnsi="Arial" w:cs="Arial"/>
          <w:sz w:val="20"/>
          <w:szCs w:val="20"/>
        </w:rPr>
        <w:t>y proveedores de la Institución</w:t>
      </w:r>
      <w:r w:rsidRPr="00F673CA">
        <w:rPr>
          <w:rFonts w:ascii="Arial" w:hAnsi="Arial" w:cs="Arial"/>
          <w:sz w:val="20"/>
          <w:szCs w:val="20"/>
        </w:rPr>
        <w:t>.</w:t>
      </w:r>
    </w:p>
    <w:p w14:paraId="735E6A83" w14:textId="77777777" w:rsidR="00EF7975" w:rsidRPr="00F673CA" w:rsidRDefault="00EF7975" w:rsidP="007F7FFC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73"/>
        <w:gridCol w:w="1926"/>
        <w:gridCol w:w="2629"/>
      </w:tblGrid>
      <w:tr w:rsidR="00F673CA" w:rsidRPr="00F673CA" w14:paraId="007E9F6D" w14:textId="77777777" w:rsidTr="00DB1A1F">
        <w:tc>
          <w:tcPr>
            <w:tcW w:w="2420" w:type="pct"/>
            <w:shd w:val="clear" w:color="auto" w:fill="950054"/>
            <w:vAlign w:val="center"/>
          </w:tcPr>
          <w:p w14:paraId="08291D80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3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3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TÍTULO DEL ROL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2C5D7F5C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3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3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NIVEL ESCOLAR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19EBA751" w14:textId="77777777" w:rsidR="0093495A" w:rsidRPr="00F673CA" w:rsidRDefault="0093495A" w:rsidP="0093495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4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41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PERFIL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142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:</w:t>
            </w:r>
          </w:p>
        </w:tc>
      </w:tr>
      <w:tr w:rsidR="00F673CA" w:rsidRPr="00F673CA" w14:paraId="387BE348" w14:textId="77777777" w:rsidTr="0093495A">
        <w:trPr>
          <w:trHeight w:val="444"/>
        </w:trPr>
        <w:tc>
          <w:tcPr>
            <w:tcW w:w="2420" w:type="pct"/>
            <w:shd w:val="clear" w:color="auto" w:fill="950054"/>
            <w:vAlign w:val="center"/>
          </w:tcPr>
          <w:p w14:paraId="14B6D9A3" w14:textId="77777777" w:rsidR="0093495A" w:rsidRPr="00F673CA" w:rsidRDefault="0093495A" w:rsidP="0093495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4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44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Coordinador(a) del SGC</w:t>
            </w:r>
          </w:p>
          <w:p w14:paraId="45C80F2B" w14:textId="77777777" w:rsidR="0093495A" w:rsidRPr="00F673CA" w:rsidRDefault="0093495A" w:rsidP="0093495A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45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4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 xml:space="preserve">Reporta a la Alta </w:t>
            </w:r>
            <w:r w:rsidR="00281226" w:rsidRPr="00F673CA">
              <w:rPr>
                <w:rFonts w:ascii="Arial" w:hAnsi="Arial" w:cs="Arial"/>
                <w:b/>
                <w:sz w:val="20"/>
                <w:szCs w:val="20"/>
                <w:rPrChange w:id="14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Dirección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26FAB881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4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4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Licenciatura Concluida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7B8500C8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5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51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Aprobado</w:t>
            </w:r>
          </w:p>
        </w:tc>
      </w:tr>
    </w:tbl>
    <w:p w14:paraId="03CB06EB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ED51CF8" w14:textId="21B52E25" w:rsidR="0093495A" w:rsidRPr="00F673CA" w:rsidRDefault="0093495A" w:rsidP="000111FD">
      <w:pPr>
        <w:pStyle w:val="Prrafodelista"/>
        <w:numPr>
          <w:ilvl w:val="0"/>
          <w:numId w:val="19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OBJETIVO GENERAL</w:t>
      </w:r>
      <w:r w:rsidR="00FB439C" w:rsidRPr="00F673CA">
        <w:rPr>
          <w:rFonts w:ascii="Arial" w:hAnsi="Arial" w:cs="Arial"/>
          <w:b/>
          <w:sz w:val="22"/>
          <w:szCs w:val="22"/>
          <w:rPrChange w:id="152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70C52763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5685043D" w14:textId="6C0B21D4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Coordinar las actividades necesarias para </w:t>
      </w:r>
      <w:r w:rsidR="00FB439C" w:rsidRPr="00F673CA">
        <w:rPr>
          <w:rFonts w:ascii="Arial" w:hAnsi="Arial" w:cs="Arial"/>
          <w:sz w:val="20"/>
          <w:szCs w:val="20"/>
        </w:rPr>
        <w:t xml:space="preserve">el correcto funcionamiento del </w:t>
      </w:r>
      <w:r w:rsidR="00FB439C" w:rsidRPr="00F673CA">
        <w:rPr>
          <w:rFonts w:ascii="Arial" w:hAnsi="Arial" w:cs="Arial"/>
          <w:sz w:val="20"/>
          <w:szCs w:val="20"/>
          <w:rPrChange w:id="153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S</w:t>
      </w:r>
      <w:r w:rsidRPr="00F673CA">
        <w:rPr>
          <w:rFonts w:ascii="Arial" w:hAnsi="Arial" w:cs="Arial"/>
          <w:sz w:val="20"/>
          <w:szCs w:val="20"/>
        </w:rPr>
        <w:t xml:space="preserve">istema de </w:t>
      </w:r>
      <w:r w:rsidR="00FB439C" w:rsidRPr="00F673CA">
        <w:rPr>
          <w:rFonts w:ascii="Arial" w:hAnsi="Arial" w:cs="Arial"/>
          <w:sz w:val="20"/>
          <w:szCs w:val="20"/>
          <w:rPrChange w:id="154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G</w:t>
      </w:r>
      <w:r w:rsidR="00FB439C" w:rsidRPr="00F673CA">
        <w:rPr>
          <w:rFonts w:ascii="Arial" w:hAnsi="Arial" w:cs="Arial"/>
          <w:sz w:val="20"/>
          <w:szCs w:val="20"/>
        </w:rPr>
        <w:t xml:space="preserve">estión de la </w:t>
      </w:r>
      <w:r w:rsidR="00FB439C" w:rsidRPr="00F673CA">
        <w:rPr>
          <w:rFonts w:ascii="Arial" w:hAnsi="Arial" w:cs="Arial"/>
          <w:sz w:val="20"/>
          <w:szCs w:val="20"/>
          <w:rPrChange w:id="155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C</w:t>
      </w:r>
      <w:r w:rsidRPr="00F673CA">
        <w:rPr>
          <w:rFonts w:ascii="Arial" w:hAnsi="Arial" w:cs="Arial"/>
          <w:sz w:val="20"/>
          <w:szCs w:val="20"/>
        </w:rPr>
        <w:t xml:space="preserve">alidad de la Delegación INE </w:t>
      </w:r>
      <w:r w:rsidR="00FD7853" w:rsidRPr="00F673CA">
        <w:rPr>
          <w:rFonts w:ascii="Arial" w:hAnsi="Arial" w:cs="Arial"/>
          <w:sz w:val="20"/>
          <w:szCs w:val="20"/>
          <w:rPrChange w:id="156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Pr="00F673CA">
        <w:rPr>
          <w:rFonts w:ascii="Arial" w:hAnsi="Arial" w:cs="Arial"/>
          <w:sz w:val="20"/>
          <w:szCs w:val="20"/>
        </w:rPr>
        <w:t>, asegurando el cumplimiento de los requisitos conforme a la Norma ISO 9001:2015.</w:t>
      </w:r>
    </w:p>
    <w:p w14:paraId="6D2222A5" w14:textId="77777777" w:rsidR="00FD7853" w:rsidRPr="00F673CA" w:rsidRDefault="00FD7853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8007AFE" w14:textId="789535F1" w:rsidR="0093495A" w:rsidRPr="00F673CA" w:rsidRDefault="0093495A" w:rsidP="000111FD">
      <w:pPr>
        <w:pStyle w:val="Prrafodelista"/>
        <w:numPr>
          <w:ilvl w:val="0"/>
          <w:numId w:val="19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ACTIVIDADES GENERALES</w:t>
      </w:r>
      <w:r w:rsidR="003E305D" w:rsidRPr="00F673CA">
        <w:rPr>
          <w:rFonts w:ascii="Arial" w:hAnsi="Arial" w:cs="Arial"/>
          <w:b/>
          <w:sz w:val="22"/>
          <w:szCs w:val="22"/>
          <w:rPrChange w:id="157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557B2C27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7159B1C0" w14:textId="179A1A50" w:rsidR="0093495A" w:rsidRPr="00F673CA" w:rsidRDefault="0093495A" w:rsidP="000111FD">
      <w:pPr>
        <w:pStyle w:val="Prrafodelista"/>
        <w:numPr>
          <w:ilvl w:val="0"/>
          <w:numId w:val="20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Coordinar y supervisar el cumplimiento de los objetivos y metas en las etapas de planificación, implementación y mantenimiento del SGC de la Delegación INE </w:t>
      </w:r>
      <w:r w:rsidR="00FD7853" w:rsidRPr="00F673CA">
        <w:rPr>
          <w:rFonts w:ascii="Arial" w:hAnsi="Arial" w:cs="Arial"/>
          <w:rPrChange w:id="158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="00FD7853" w:rsidRPr="00F673CA">
        <w:rPr>
          <w:rFonts w:ascii="Arial" w:hAnsi="Arial" w:cs="Arial"/>
          <w:rPrChange w:id="159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bajo los requisitos de la norma ISO 9001:2015. </w:t>
      </w:r>
    </w:p>
    <w:p w14:paraId="19050DEF" w14:textId="7EA7887F" w:rsidR="0093495A" w:rsidRPr="00F673CA" w:rsidRDefault="0093495A" w:rsidP="000111FD">
      <w:pPr>
        <w:pStyle w:val="Prrafodelista"/>
        <w:numPr>
          <w:ilvl w:val="0"/>
          <w:numId w:val="20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En coordinación con la Alta </w:t>
      </w:r>
      <w:r w:rsidR="00281226" w:rsidRPr="00F673CA">
        <w:rPr>
          <w:rFonts w:ascii="Arial" w:hAnsi="Arial" w:cs="Arial"/>
        </w:rPr>
        <w:t>Dirección</w:t>
      </w:r>
      <w:r w:rsidRPr="00F673CA">
        <w:rPr>
          <w:rFonts w:ascii="Arial" w:hAnsi="Arial" w:cs="Arial"/>
        </w:rPr>
        <w:t xml:space="preserve"> y los responsables de procesos, establecer, implementar, mantener y mejorar los procesos necesarios para entregar los bienes y servicios</w:t>
      </w:r>
      <w:r w:rsidR="004C43E5" w:rsidRPr="00F673CA">
        <w:rPr>
          <w:rFonts w:ascii="Arial" w:hAnsi="Arial" w:cs="Arial"/>
        </w:rPr>
        <w:t xml:space="preserve"> declarados en el alcance del Sistema de Gestión de la C</w:t>
      </w:r>
      <w:r w:rsidRPr="00F673CA">
        <w:rPr>
          <w:rFonts w:ascii="Arial" w:hAnsi="Arial" w:cs="Arial"/>
        </w:rPr>
        <w:t>alidad</w:t>
      </w:r>
      <w:r w:rsidR="00FD7853" w:rsidRPr="00F673CA">
        <w:rPr>
          <w:rFonts w:ascii="Arial" w:hAnsi="Arial" w:cs="Arial"/>
          <w:rPrChange w:id="160" w:author="SANCHEZ SANCHEZ RICARDO" w:date="2020-01-24T18:13:00Z">
            <w:rPr>
              <w:rFonts w:ascii="Arial" w:hAnsi="Arial" w:cs="Arial"/>
              <w:highlight w:val="yellow"/>
            </w:rPr>
          </w:rPrChange>
        </w:rPr>
        <w:t>.</w:t>
      </w:r>
      <w:r w:rsidRPr="00F673CA">
        <w:rPr>
          <w:rFonts w:ascii="Arial" w:hAnsi="Arial" w:cs="Arial"/>
        </w:rPr>
        <w:t xml:space="preserve"> </w:t>
      </w:r>
    </w:p>
    <w:p w14:paraId="71F454F9" w14:textId="7BE628BA" w:rsidR="0093495A" w:rsidRPr="00F673CA" w:rsidRDefault="0093495A" w:rsidP="000111FD">
      <w:pPr>
        <w:pStyle w:val="Prrafodelista"/>
        <w:numPr>
          <w:ilvl w:val="0"/>
          <w:numId w:val="20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Informar a la Alta </w:t>
      </w:r>
      <w:r w:rsidR="00281226" w:rsidRPr="00F673CA">
        <w:rPr>
          <w:rFonts w:ascii="Arial" w:hAnsi="Arial" w:cs="Arial"/>
        </w:rPr>
        <w:t>Dirección</w:t>
      </w:r>
      <w:r w:rsidR="00853DCD" w:rsidRPr="00F673CA">
        <w:rPr>
          <w:rFonts w:ascii="Arial" w:hAnsi="Arial" w:cs="Arial"/>
        </w:rPr>
        <w:t xml:space="preserve"> sobre el desempeño del </w:t>
      </w:r>
      <w:r w:rsidR="00853DCD" w:rsidRPr="00F673CA">
        <w:rPr>
          <w:rFonts w:ascii="Arial" w:hAnsi="Arial" w:cs="Arial"/>
          <w:rPrChange w:id="161" w:author="SANCHEZ SANCHEZ RICARDO" w:date="2020-01-24T18:13:00Z">
            <w:rPr>
              <w:rFonts w:ascii="Arial" w:hAnsi="Arial" w:cs="Arial"/>
              <w:highlight w:val="yellow"/>
            </w:rPr>
          </w:rPrChange>
        </w:rPr>
        <w:t>S</w:t>
      </w:r>
      <w:r w:rsidR="00853DCD" w:rsidRPr="00F673CA">
        <w:rPr>
          <w:rFonts w:ascii="Arial" w:hAnsi="Arial" w:cs="Arial"/>
        </w:rPr>
        <w:t xml:space="preserve">istema de </w:t>
      </w:r>
      <w:r w:rsidR="00853DCD" w:rsidRPr="00F673CA">
        <w:rPr>
          <w:rFonts w:ascii="Arial" w:hAnsi="Arial" w:cs="Arial"/>
          <w:rPrChange w:id="162" w:author="SANCHEZ SANCHEZ RICARDO" w:date="2020-01-24T18:13:00Z">
            <w:rPr>
              <w:rFonts w:ascii="Arial" w:hAnsi="Arial" w:cs="Arial"/>
              <w:highlight w:val="yellow"/>
            </w:rPr>
          </w:rPrChange>
        </w:rPr>
        <w:t>G</w:t>
      </w:r>
      <w:r w:rsidR="00853DCD" w:rsidRPr="00F673CA">
        <w:rPr>
          <w:rFonts w:ascii="Arial" w:hAnsi="Arial" w:cs="Arial"/>
        </w:rPr>
        <w:t xml:space="preserve">estión de la </w:t>
      </w:r>
      <w:r w:rsidR="00853DCD" w:rsidRPr="00F673CA">
        <w:rPr>
          <w:rFonts w:ascii="Arial" w:hAnsi="Arial" w:cs="Arial"/>
          <w:rPrChange w:id="163" w:author="SANCHEZ SANCHEZ RICARDO" w:date="2020-01-24T18:13:00Z">
            <w:rPr>
              <w:rFonts w:ascii="Arial" w:hAnsi="Arial" w:cs="Arial"/>
              <w:highlight w:val="yellow"/>
            </w:rPr>
          </w:rPrChange>
        </w:rPr>
        <w:t>C</w:t>
      </w:r>
      <w:r w:rsidRPr="00F673CA">
        <w:rPr>
          <w:rFonts w:ascii="Arial" w:hAnsi="Arial" w:cs="Arial"/>
        </w:rPr>
        <w:t>alidad y de cualquier necesidad de mejora.</w:t>
      </w:r>
    </w:p>
    <w:p w14:paraId="456CDBC7" w14:textId="3FBE7202" w:rsidR="0093495A" w:rsidRPr="00F673CA" w:rsidRDefault="0093495A" w:rsidP="000111FD">
      <w:pPr>
        <w:pStyle w:val="Prrafodelista"/>
        <w:numPr>
          <w:ilvl w:val="0"/>
          <w:numId w:val="20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Comunicar y motivar la toma de conciencia para la implementación y posterior seguimiento y mantenimient</w:t>
      </w:r>
      <w:r w:rsidR="004C43E5" w:rsidRPr="00F673CA">
        <w:rPr>
          <w:rFonts w:ascii="Arial" w:hAnsi="Arial" w:cs="Arial"/>
        </w:rPr>
        <w:t>o del Sistema de Gestión de la C</w:t>
      </w:r>
      <w:r w:rsidRPr="00F673CA">
        <w:rPr>
          <w:rFonts w:ascii="Arial" w:hAnsi="Arial" w:cs="Arial"/>
        </w:rPr>
        <w:t xml:space="preserve">alidad de la Delegación INE </w:t>
      </w:r>
      <w:r w:rsidR="00FD7853" w:rsidRPr="00F673CA">
        <w:rPr>
          <w:rFonts w:ascii="Arial" w:hAnsi="Arial" w:cs="Arial"/>
          <w:rPrChange w:id="164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="00853DCD" w:rsidRPr="00F673CA">
        <w:rPr>
          <w:rFonts w:ascii="Arial" w:hAnsi="Arial" w:cs="Arial"/>
          <w:rPrChange w:id="165" w:author="SANCHEZ SANCHEZ RICARDO" w:date="2020-01-24T18:13:00Z">
            <w:rPr>
              <w:rFonts w:ascii="Arial" w:hAnsi="Arial" w:cs="Arial"/>
              <w:color w:val="FF0000"/>
              <w:highlight w:val="yellow"/>
            </w:rPr>
          </w:rPrChange>
        </w:rPr>
        <w:t>.</w:t>
      </w:r>
    </w:p>
    <w:p w14:paraId="7C383CED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48655EC" w14:textId="03613171" w:rsidR="0093495A" w:rsidRPr="00F673CA" w:rsidRDefault="0093495A" w:rsidP="000111FD">
      <w:pPr>
        <w:pStyle w:val="Prrafodelista"/>
        <w:numPr>
          <w:ilvl w:val="0"/>
          <w:numId w:val="19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RESPONSABILIDADES</w:t>
      </w:r>
      <w:r w:rsidR="00853DCD" w:rsidRPr="00F673CA">
        <w:rPr>
          <w:rFonts w:ascii="Arial" w:hAnsi="Arial" w:cs="Arial"/>
          <w:b/>
          <w:sz w:val="22"/>
          <w:szCs w:val="22"/>
          <w:rPrChange w:id="166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009B0219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5AC37DF" w14:textId="7BDD933B" w:rsidR="0093495A" w:rsidRPr="00F673CA" w:rsidRDefault="0093495A" w:rsidP="000111FD">
      <w:pPr>
        <w:pStyle w:val="Prrafodelista"/>
        <w:numPr>
          <w:ilvl w:val="0"/>
          <w:numId w:val="2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Coordinar al grupo de dueños de procesos</w:t>
      </w:r>
      <w:r w:rsidR="00EA387B" w:rsidRPr="00F673CA">
        <w:rPr>
          <w:rFonts w:ascii="Arial" w:hAnsi="Arial" w:cs="Arial"/>
          <w:rPrChange w:id="167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para que realicen las actividades necesarias para la adecuac</w:t>
      </w:r>
      <w:r w:rsidR="004C43E5" w:rsidRPr="00F673CA">
        <w:rPr>
          <w:rFonts w:ascii="Arial" w:hAnsi="Arial" w:cs="Arial"/>
        </w:rPr>
        <w:t>ión, mejora y cumplimiento del Sistema de Gestión de la C</w:t>
      </w:r>
      <w:r w:rsidRPr="00F673CA">
        <w:rPr>
          <w:rFonts w:ascii="Arial" w:hAnsi="Arial" w:cs="Arial"/>
        </w:rPr>
        <w:t xml:space="preserve">alidad </w:t>
      </w:r>
      <w:proofErr w:type="gramStart"/>
      <w:r w:rsidRPr="00F673CA">
        <w:rPr>
          <w:rFonts w:ascii="Arial" w:hAnsi="Arial" w:cs="Arial"/>
        </w:rPr>
        <w:t>de acuerdo a</w:t>
      </w:r>
      <w:proofErr w:type="gramEnd"/>
      <w:r w:rsidRPr="00F673CA">
        <w:rPr>
          <w:rFonts w:ascii="Arial" w:hAnsi="Arial" w:cs="Arial"/>
        </w:rPr>
        <w:t xml:space="preserve"> la Norma ISO 9001:2015.</w:t>
      </w:r>
    </w:p>
    <w:p w14:paraId="4AE84818" w14:textId="58B5E1D9" w:rsidR="0093495A" w:rsidRPr="00F673CA" w:rsidRDefault="006A49B5" w:rsidP="000111FD">
      <w:pPr>
        <w:pStyle w:val="Prrafodelista"/>
        <w:numPr>
          <w:ilvl w:val="0"/>
          <w:numId w:val="2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Asegurar la aplicación de la </w:t>
      </w:r>
      <w:r w:rsidRPr="00F673CA">
        <w:rPr>
          <w:rFonts w:ascii="Arial" w:hAnsi="Arial" w:cs="Arial"/>
          <w:rPrChange w:id="168" w:author="SANCHEZ SANCHEZ RICARDO" w:date="2020-01-24T18:13:00Z">
            <w:rPr>
              <w:rFonts w:ascii="Arial" w:hAnsi="Arial" w:cs="Arial"/>
              <w:highlight w:val="yellow"/>
            </w:rPr>
          </w:rPrChange>
        </w:rPr>
        <w:t>P</w:t>
      </w:r>
      <w:r w:rsidRPr="00F673CA">
        <w:rPr>
          <w:rFonts w:ascii="Arial" w:hAnsi="Arial" w:cs="Arial"/>
        </w:rPr>
        <w:t xml:space="preserve">olítica de la </w:t>
      </w:r>
      <w:r w:rsidRPr="00F673CA">
        <w:rPr>
          <w:rFonts w:ascii="Arial" w:hAnsi="Arial" w:cs="Arial"/>
          <w:rPrChange w:id="169" w:author="SANCHEZ SANCHEZ RICARDO" w:date="2020-01-24T18:13:00Z">
            <w:rPr>
              <w:rFonts w:ascii="Arial" w:hAnsi="Arial" w:cs="Arial"/>
              <w:highlight w:val="yellow"/>
            </w:rPr>
          </w:rPrChange>
        </w:rPr>
        <w:t>C</w:t>
      </w:r>
      <w:r w:rsidR="0093495A" w:rsidRPr="00F673CA">
        <w:rPr>
          <w:rFonts w:ascii="Arial" w:hAnsi="Arial" w:cs="Arial"/>
        </w:rPr>
        <w:t>alidad</w:t>
      </w:r>
      <w:r w:rsidR="00EA387B" w:rsidRPr="00F673CA">
        <w:rPr>
          <w:rFonts w:ascii="Arial" w:hAnsi="Arial" w:cs="Arial"/>
          <w:rPrChange w:id="170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="0093495A" w:rsidRPr="00F673CA">
        <w:rPr>
          <w:rFonts w:ascii="Arial" w:hAnsi="Arial" w:cs="Arial"/>
        </w:rPr>
        <w:t xml:space="preserve"> para el cumplimiento de los requisitos de la Norma ISO 9001:2015 </w:t>
      </w:r>
      <w:r w:rsidR="004C43E5" w:rsidRPr="00F673CA">
        <w:rPr>
          <w:rFonts w:ascii="Arial" w:hAnsi="Arial" w:cs="Arial"/>
        </w:rPr>
        <w:t>en el Sistema de Gestión de la C</w:t>
      </w:r>
      <w:r w:rsidR="0093495A" w:rsidRPr="00F673CA">
        <w:rPr>
          <w:rFonts w:ascii="Arial" w:hAnsi="Arial" w:cs="Arial"/>
        </w:rPr>
        <w:t xml:space="preserve">alidad de la Delegación INE </w:t>
      </w:r>
      <w:r w:rsidR="00EA387B" w:rsidRPr="00F673CA">
        <w:rPr>
          <w:rFonts w:ascii="Arial" w:hAnsi="Arial" w:cs="Arial"/>
          <w:rPrChange w:id="171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="00EA387B" w:rsidRPr="00F673CA">
        <w:rPr>
          <w:rFonts w:ascii="Arial" w:hAnsi="Arial" w:cs="Arial"/>
          <w:rPrChange w:id="172" w:author="SANCHEZ SANCHEZ RICARDO" w:date="2020-01-24T18:13:00Z">
            <w:rPr>
              <w:rFonts w:ascii="Arial" w:hAnsi="Arial" w:cs="Arial"/>
              <w:color w:val="76923C" w:themeColor="accent3" w:themeShade="BF"/>
              <w:highlight w:val="yellow"/>
            </w:rPr>
          </w:rPrChange>
        </w:rPr>
        <w:t>.</w:t>
      </w:r>
    </w:p>
    <w:p w14:paraId="4C229D1B" w14:textId="53CC6DFC" w:rsidR="0093495A" w:rsidRPr="00F673CA" w:rsidRDefault="0093495A" w:rsidP="000111FD">
      <w:pPr>
        <w:pStyle w:val="Prrafodelista"/>
        <w:numPr>
          <w:ilvl w:val="0"/>
          <w:numId w:val="2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Notificar a la Alta </w:t>
      </w:r>
      <w:r w:rsidR="00281226" w:rsidRPr="00F673CA">
        <w:rPr>
          <w:rFonts w:ascii="Arial" w:hAnsi="Arial" w:cs="Arial"/>
        </w:rPr>
        <w:t>Dirección</w:t>
      </w:r>
      <w:r w:rsidRPr="00F673CA">
        <w:rPr>
          <w:rFonts w:ascii="Arial" w:hAnsi="Arial" w:cs="Arial"/>
        </w:rPr>
        <w:t xml:space="preserve"> d</w:t>
      </w:r>
      <w:r w:rsidR="006A49B5" w:rsidRPr="00F673CA">
        <w:rPr>
          <w:rFonts w:ascii="Arial" w:hAnsi="Arial" w:cs="Arial"/>
        </w:rPr>
        <w:t xml:space="preserve">e los riesgos detectados en el </w:t>
      </w:r>
      <w:r w:rsidR="006A49B5" w:rsidRPr="00F673CA">
        <w:rPr>
          <w:rFonts w:ascii="Arial" w:hAnsi="Arial" w:cs="Arial"/>
          <w:rPrChange w:id="173" w:author="SANCHEZ SANCHEZ RICARDO" w:date="2020-01-24T18:13:00Z">
            <w:rPr>
              <w:rFonts w:ascii="Arial" w:hAnsi="Arial" w:cs="Arial"/>
              <w:highlight w:val="yellow"/>
            </w:rPr>
          </w:rPrChange>
        </w:rPr>
        <w:t>S</w:t>
      </w:r>
      <w:r w:rsidR="006A49B5" w:rsidRPr="00F673CA">
        <w:rPr>
          <w:rFonts w:ascii="Arial" w:hAnsi="Arial" w:cs="Arial"/>
        </w:rPr>
        <w:t xml:space="preserve">istema de </w:t>
      </w:r>
      <w:r w:rsidR="006A49B5" w:rsidRPr="00F673CA">
        <w:rPr>
          <w:rFonts w:ascii="Arial" w:hAnsi="Arial" w:cs="Arial"/>
          <w:rPrChange w:id="174" w:author="SANCHEZ SANCHEZ RICARDO" w:date="2020-01-24T18:13:00Z">
            <w:rPr>
              <w:rFonts w:ascii="Arial" w:hAnsi="Arial" w:cs="Arial"/>
              <w:highlight w:val="yellow"/>
            </w:rPr>
          </w:rPrChange>
        </w:rPr>
        <w:t>G</w:t>
      </w:r>
      <w:r w:rsidR="006A49B5" w:rsidRPr="00F673CA">
        <w:rPr>
          <w:rFonts w:ascii="Arial" w:hAnsi="Arial" w:cs="Arial"/>
        </w:rPr>
        <w:t xml:space="preserve">estión de la </w:t>
      </w:r>
      <w:r w:rsidR="006A49B5" w:rsidRPr="00F673CA">
        <w:rPr>
          <w:rFonts w:ascii="Arial" w:hAnsi="Arial" w:cs="Arial"/>
          <w:rPrChange w:id="175" w:author="SANCHEZ SANCHEZ RICARDO" w:date="2020-01-24T18:13:00Z">
            <w:rPr>
              <w:rFonts w:ascii="Arial" w:hAnsi="Arial" w:cs="Arial"/>
              <w:highlight w:val="yellow"/>
            </w:rPr>
          </w:rPrChange>
        </w:rPr>
        <w:t>C</w:t>
      </w:r>
      <w:r w:rsidRPr="00F673CA">
        <w:rPr>
          <w:rFonts w:ascii="Arial" w:hAnsi="Arial" w:cs="Arial"/>
        </w:rPr>
        <w:t>alidad</w:t>
      </w:r>
      <w:r w:rsidR="00EA387B" w:rsidRPr="00F673CA">
        <w:rPr>
          <w:rFonts w:ascii="Arial" w:hAnsi="Arial" w:cs="Arial"/>
          <w:rPrChange w:id="176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para obtener su apoyo y/o aprobación a cambios en el SGC, planes correctivos y de mejora.</w:t>
      </w:r>
    </w:p>
    <w:p w14:paraId="66F1ED39" w14:textId="251CCEF6" w:rsidR="0093495A" w:rsidRPr="00F673CA" w:rsidRDefault="0093495A" w:rsidP="000111FD">
      <w:pPr>
        <w:pStyle w:val="Prrafodelista"/>
        <w:numPr>
          <w:ilvl w:val="0"/>
          <w:numId w:val="2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Establecer los lineamientos necesarios para garantizar </w:t>
      </w:r>
      <w:r w:rsidR="006A49B5" w:rsidRPr="00F673CA">
        <w:rPr>
          <w:rFonts w:ascii="Arial" w:hAnsi="Arial" w:cs="Arial"/>
        </w:rPr>
        <w:t xml:space="preserve">el correcto funcionamiento del </w:t>
      </w:r>
      <w:r w:rsidR="006A49B5" w:rsidRPr="00F673CA">
        <w:rPr>
          <w:rFonts w:ascii="Arial" w:hAnsi="Arial" w:cs="Arial"/>
          <w:rPrChange w:id="177" w:author="SANCHEZ SANCHEZ RICARDO" w:date="2020-01-24T18:13:00Z">
            <w:rPr>
              <w:rFonts w:ascii="Arial" w:hAnsi="Arial" w:cs="Arial"/>
              <w:highlight w:val="yellow"/>
            </w:rPr>
          </w:rPrChange>
        </w:rPr>
        <w:t>S</w:t>
      </w:r>
      <w:r w:rsidR="006A49B5" w:rsidRPr="00F673CA">
        <w:rPr>
          <w:rFonts w:ascii="Arial" w:hAnsi="Arial" w:cs="Arial"/>
        </w:rPr>
        <w:t xml:space="preserve">istema de </w:t>
      </w:r>
      <w:r w:rsidR="006A49B5" w:rsidRPr="00F673CA">
        <w:rPr>
          <w:rFonts w:ascii="Arial" w:hAnsi="Arial" w:cs="Arial"/>
          <w:rPrChange w:id="178" w:author="SANCHEZ SANCHEZ RICARDO" w:date="2020-01-24T18:13:00Z">
            <w:rPr>
              <w:rFonts w:ascii="Arial" w:hAnsi="Arial" w:cs="Arial"/>
              <w:highlight w:val="yellow"/>
            </w:rPr>
          </w:rPrChange>
        </w:rPr>
        <w:t>G</w:t>
      </w:r>
      <w:r w:rsidRPr="00F673CA">
        <w:rPr>
          <w:rFonts w:ascii="Arial" w:hAnsi="Arial" w:cs="Arial"/>
        </w:rPr>
        <w:t>e</w:t>
      </w:r>
      <w:r w:rsidR="006A49B5" w:rsidRPr="00F673CA">
        <w:rPr>
          <w:rFonts w:ascii="Arial" w:hAnsi="Arial" w:cs="Arial"/>
        </w:rPr>
        <w:t xml:space="preserve">stión de la </w:t>
      </w:r>
      <w:r w:rsidR="006A49B5" w:rsidRPr="00F673CA">
        <w:rPr>
          <w:rFonts w:ascii="Arial" w:hAnsi="Arial" w:cs="Arial"/>
          <w:rPrChange w:id="179" w:author="SANCHEZ SANCHEZ RICARDO" w:date="2020-01-24T18:13:00Z">
            <w:rPr>
              <w:rFonts w:ascii="Arial" w:hAnsi="Arial" w:cs="Arial"/>
              <w:highlight w:val="yellow"/>
            </w:rPr>
          </w:rPrChange>
        </w:rPr>
        <w:t>C</w:t>
      </w:r>
      <w:r w:rsidRPr="00F673CA">
        <w:rPr>
          <w:rFonts w:ascii="Arial" w:hAnsi="Arial" w:cs="Arial"/>
        </w:rPr>
        <w:t xml:space="preserve">alidad de la Delegación INE </w:t>
      </w:r>
      <w:r w:rsidR="00EA387B" w:rsidRPr="00F673CA">
        <w:rPr>
          <w:rFonts w:ascii="Arial" w:hAnsi="Arial" w:cs="Arial"/>
          <w:rPrChange w:id="180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="00EA387B" w:rsidRPr="00F673CA">
        <w:rPr>
          <w:rFonts w:ascii="Arial" w:hAnsi="Arial" w:cs="Arial"/>
          <w:rPrChange w:id="181" w:author="SANCHEZ SANCHEZ RICARDO" w:date="2020-01-24T18:13:00Z">
            <w:rPr>
              <w:rFonts w:ascii="Arial" w:hAnsi="Arial" w:cs="Arial"/>
              <w:highlight w:val="yellow"/>
            </w:rPr>
          </w:rPrChange>
        </w:rPr>
        <w:t>.</w:t>
      </w:r>
    </w:p>
    <w:p w14:paraId="6A268A6E" w14:textId="77777777" w:rsidR="0093495A" w:rsidRPr="00F673CA" w:rsidRDefault="00E843B1" w:rsidP="00E843B1">
      <w:pPr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br w:type="page"/>
      </w:r>
    </w:p>
    <w:p w14:paraId="63999F49" w14:textId="183A8B72" w:rsidR="0093495A" w:rsidRPr="00F673CA" w:rsidRDefault="0093495A" w:rsidP="000111FD">
      <w:pPr>
        <w:pStyle w:val="Prrafodelista"/>
        <w:numPr>
          <w:ilvl w:val="0"/>
          <w:numId w:val="22"/>
        </w:numPr>
        <w:autoSpaceDE/>
        <w:autoSpaceDN/>
        <w:ind w:left="0" w:firstLine="0"/>
        <w:jc w:val="both"/>
        <w:rPr>
          <w:rFonts w:ascii="Arial" w:hAnsi="Arial" w:cs="Arial"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lastRenderedPageBreak/>
        <w:t>UBICACIÓN EN LA ESTRUCTURA ORGANIZACIONAL</w:t>
      </w:r>
      <w:r w:rsidR="006A49B5" w:rsidRPr="00F673CA">
        <w:rPr>
          <w:rFonts w:ascii="Arial" w:hAnsi="Arial" w:cs="Arial"/>
          <w:b/>
          <w:sz w:val="22"/>
          <w:szCs w:val="22"/>
          <w:rPrChange w:id="182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1780A0FE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</w:rPr>
      </w:pPr>
    </w:p>
    <w:p w14:paraId="3CACF236" w14:textId="4290F65D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El rol de “Coordinador(a)” en el SGC, generalmente está relacionada con una posición de mando medio y/o superior dentro de la estructura de la Delegación INE </w:t>
      </w:r>
      <w:r w:rsidR="00EA387B" w:rsidRPr="00F673CA">
        <w:rPr>
          <w:rFonts w:ascii="Arial" w:hAnsi="Arial" w:cs="Arial"/>
          <w:rPrChange w:id="183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Pr="00F673CA">
        <w:rPr>
          <w:rFonts w:ascii="Arial" w:hAnsi="Arial" w:cs="Arial"/>
        </w:rPr>
        <w:t>, ya que tiene bajo su responsabilidad el cumplimiento de objetivos de uno o varios procesos.</w:t>
      </w:r>
    </w:p>
    <w:p w14:paraId="51D4D576" w14:textId="77777777" w:rsidR="0093495A" w:rsidRPr="00F673CA" w:rsidRDefault="0093495A" w:rsidP="00E843B1">
      <w:pPr>
        <w:spacing w:after="0"/>
        <w:rPr>
          <w:rFonts w:ascii="Arial" w:eastAsia="Times New Roman" w:hAnsi="Arial" w:cs="Arial"/>
          <w:sz w:val="20"/>
          <w:szCs w:val="20"/>
          <w:lang w:val="es-ES_tradnl" w:eastAsia="es-ES"/>
        </w:rPr>
      </w:pPr>
    </w:p>
    <w:p w14:paraId="6D0DF385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A QUIEN LE REPORTA:</w:t>
      </w:r>
      <w:r w:rsidRPr="00F673CA">
        <w:rPr>
          <w:rFonts w:ascii="Arial" w:hAnsi="Arial" w:cs="Arial"/>
          <w:sz w:val="20"/>
          <w:szCs w:val="20"/>
        </w:rPr>
        <w:t xml:space="preserve"> Reporta a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en el SGC.</w:t>
      </w:r>
    </w:p>
    <w:p w14:paraId="4B44257C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05EDCBE" w14:textId="6925F35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CON QUÉ PUESTOS ESTÁ EN LÍNEA Y TIENE RELACIÓN:</w:t>
      </w:r>
      <w:r w:rsidRPr="00F673CA">
        <w:rPr>
          <w:rFonts w:ascii="Arial" w:hAnsi="Arial" w:cs="Arial"/>
          <w:sz w:val="20"/>
          <w:szCs w:val="20"/>
        </w:rPr>
        <w:t xml:space="preserve"> Se encuentra al mismo nivel que otros dueños de proceso</w:t>
      </w:r>
      <w:r w:rsidR="00EA387B" w:rsidRPr="00F673CA">
        <w:rPr>
          <w:rFonts w:ascii="Arial" w:hAnsi="Arial" w:cs="Arial"/>
          <w:sz w:val="20"/>
          <w:szCs w:val="20"/>
          <w:rPrChange w:id="184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que son a su vez clientes y/o proveedores internos de su propio proceso.</w:t>
      </w:r>
    </w:p>
    <w:p w14:paraId="22471E92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D6C8DB3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QUÉ PUESTOS SON SUBORDINADOS:</w:t>
      </w:r>
      <w:r w:rsidRPr="00F673CA">
        <w:rPr>
          <w:rFonts w:ascii="Arial" w:hAnsi="Arial" w:cs="Arial"/>
          <w:sz w:val="20"/>
          <w:szCs w:val="20"/>
        </w:rPr>
        <w:t xml:space="preserve"> El personal que pertenece a su proceso y que ejecuta actividades relacionadas al proceso.</w:t>
      </w:r>
    </w:p>
    <w:p w14:paraId="6884CA84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95A1686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INTERNAS:</w:t>
      </w:r>
      <w:r w:rsidRPr="00F673CA">
        <w:rPr>
          <w:rFonts w:ascii="Arial" w:hAnsi="Arial" w:cs="Arial"/>
          <w:sz w:val="20"/>
          <w:szCs w:val="20"/>
        </w:rPr>
        <w:t xml:space="preserve"> Tiene relación con los Dueños de Procesos en las etapas de implementación y mantenimiento del SGC, con el Líder Auditor y los auditores internos en los ejercicios de auditoría interna, y con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para reportar los indicadores de resultados de sus procesos, los planes de acciones correctivas y de mejora.</w:t>
      </w:r>
    </w:p>
    <w:p w14:paraId="201EF417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E86CEED" w14:textId="77777777" w:rsidR="0093495A" w:rsidRPr="00F673CA" w:rsidRDefault="0093495A" w:rsidP="0093495A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EXTERNAS:</w:t>
      </w:r>
      <w:r w:rsidRPr="00F673CA">
        <w:rPr>
          <w:rFonts w:ascii="Arial" w:hAnsi="Arial" w:cs="Arial"/>
          <w:sz w:val="20"/>
          <w:szCs w:val="20"/>
        </w:rPr>
        <w:t xml:space="preserve"> Tiene relación con los auditores externos del organism</w:t>
      </w:r>
      <w:r w:rsidR="00615331" w:rsidRPr="00F673CA">
        <w:rPr>
          <w:rFonts w:ascii="Arial" w:hAnsi="Arial" w:cs="Arial"/>
          <w:sz w:val="20"/>
          <w:szCs w:val="20"/>
        </w:rPr>
        <w:t>o certificador, con la Ciudadanía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615331" w:rsidRPr="00F673CA">
        <w:rPr>
          <w:rFonts w:ascii="Arial" w:hAnsi="Arial" w:cs="Arial"/>
          <w:sz w:val="20"/>
          <w:szCs w:val="20"/>
        </w:rPr>
        <w:t>y proveedores de la Institución</w:t>
      </w:r>
      <w:r w:rsidRPr="00F673CA">
        <w:rPr>
          <w:rFonts w:ascii="Arial" w:hAnsi="Arial" w:cs="Arial"/>
          <w:sz w:val="20"/>
          <w:szCs w:val="20"/>
        </w:rPr>
        <w:t>.</w:t>
      </w:r>
    </w:p>
    <w:p w14:paraId="74BD3941" w14:textId="77777777" w:rsidR="0093495A" w:rsidRPr="00F673CA" w:rsidRDefault="0093495A" w:rsidP="000D6A56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73"/>
        <w:gridCol w:w="1926"/>
        <w:gridCol w:w="2629"/>
      </w:tblGrid>
      <w:tr w:rsidR="00F673CA" w:rsidRPr="00F673CA" w14:paraId="49936AB9" w14:textId="77777777" w:rsidTr="00DB1A1F">
        <w:tc>
          <w:tcPr>
            <w:tcW w:w="2420" w:type="pct"/>
            <w:shd w:val="clear" w:color="auto" w:fill="950054"/>
            <w:vAlign w:val="center"/>
          </w:tcPr>
          <w:p w14:paraId="1A4A66AE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85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8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TÍTULO DEL ROL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3351E2A0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8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8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NIVEL ESCOLAR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676FDD8D" w14:textId="77777777" w:rsidR="0093495A" w:rsidRPr="00F673CA" w:rsidRDefault="0093495A" w:rsidP="0093495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8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9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PERFIL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191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:</w:t>
            </w:r>
          </w:p>
        </w:tc>
      </w:tr>
      <w:tr w:rsidR="00F673CA" w:rsidRPr="00F673CA" w14:paraId="61AC938A" w14:textId="77777777" w:rsidTr="00DB1A1F">
        <w:trPr>
          <w:trHeight w:val="540"/>
        </w:trPr>
        <w:tc>
          <w:tcPr>
            <w:tcW w:w="2420" w:type="pct"/>
            <w:shd w:val="clear" w:color="auto" w:fill="950054"/>
            <w:vAlign w:val="center"/>
          </w:tcPr>
          <w:p w14:paraId="377228C1" w14:textId="77777777" w:rsidR="0093495A" w:rsidRPr="00F673CA" w:rsidRDefault="0093495A" w:rsidP="000D6A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92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9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Líder Auditor</w:t>
            </w:r>
          </w:p>
          <w:p w14:paraId="31923D05" w14:textId="77777777" w:rsidR="0093495A" w:rsidRPr="00F673CA" w:rsidRDefault="0093495A" w:rsidP="000D6A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94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95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 xml:space="preserve">Reporta a la Alta </w:t>
            </w:r>
            <w:r w:rsidR="00281226" w:rsidRPr="00F673CA">
              <w:rPr>
                <w:rFonts w:ascii="Arial" w:hAnsi="Arial" w:cs="Arial"/>
                <w:b/>
                <w:sz w:val="20"/>
                <w:szCs w:val="20"/>
                <w:rPrChange w:id="19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Dirección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523BB88A" w14:textId="77777777" w:rsidR="0093495A" w:rsidRPr="00F673CA" w:rsidRDefault="0093495A" w:rsidP="000D6A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9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19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Licenciatura Concluida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58236A29" w14:textId="77777777" w:rsidR="0093495A" w:rsidRPr="00F673CA" w:rsidRDefault="0093495A" w:rsidP="000D6A56">
            <w:pPr>
              <w:spacing w:after="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19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0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Aprobado</w:t>
            </w:r>
          </w:p>
        </w:tc>
      </w:tr>
    </w:tbl>
    <w:p w14:paraId="34A4FD82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89E3F0A" w14:textId="3B2F5AFA" w:rsidR="0093495A" w:rsidRPr="00F673CA" w:rsidRDefault="0093495A" w:rsidP="000111FD">
      <w:pPr>
        <w:pStyle w:val="Prrafodelista"/>
        <w:numPr>
          <w:ilvl w:val="0"/>
          <w:numId w:val="7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OBJETIVO GENERAL</w:t>
      </w:r>
      <w:r w:rsidR="0087325C" w:rsidRPr="00F673CA">
        <w:rPr>
          <w:rFonts w:ascii="Arial" w:hAnsi="Arial" w:cs="Arial"/>
          <w:b/>
          <w:sz w:val="22"/>
          <w:szCs w:val="22"/>
          <w:rPrChange w:id="201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29E5422B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5B2835CC" w14:textId="2C10403C" w:rsidR="0093495A" w:rsidRPr="00F673CA" w:rsidRDefault="0093495A" w:rsidP="00D212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Llevar a cabo el programa de auditorías internas del SGC conforme a las directrices de la norma ISO </w:t>
      </w:r>
      <w:r w:rsidRPr="00F673CA">
        <w:rPr>
          <w:rFonts w:ascii="Arial" w:hAnsi="Arial" w:cs="Arial"/>
          <w:sz w:val="20"/>
          <w:szCs w:val="20"/>
          <w:rPrChange w:id="202" w:author="SANCHEZ SANCHEZ RICARDO" w:date="2020-01-24T18:13:00Z">
            <w:rPr>
              <w:rFonts w:ascii="Arial" w:hAnsi="Arial" w:cs="Arial"/>
              <w:sz w:val="20"/>
              <w:szCs w:val="20"/>
              <w:highlight w:val="blue"/>
            </w:rPr>
          </w:rPrChange>
        </w:rPr>
        <w:t>19011</w:t>
      </w:r>
      <w:r w:rsidRPr="00F673CA">
        <w:rPr>
          <w:rFonts w:ascii="Arial" w:hAnsi="Arial" w:cs="Arial"/>
          <w:sz w:val="20"/>
          <w:szCs w:val="20"/>
        </w:rPr>
        <w:t xml:space="preserve"> y los requisitos legales, reglamentarios y los propios de la Delegación INE </w:t>
      </w:r>
      <w:r w:rsidR="00EA387B" w:rsidRPr="00F673CA">
        <w:rPr>
          <w:rFonts w:ascii="Arial" w:hAnsi="Arial" w:cs="Arial"/>
          <w:sz w:val="20"/>
          <w:szCs w:val="20"/>
          <w:rPrChange w:id="203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="00EA387B" w:rsidRPr="00F673CA">
        <w:rPr>
          <w:rFonts w:ascii="Arial" w:hAnsi="Arial" w:cs="Arial"/>
          <w:sz w:val="20"/>
          <w:szCs w:val="20"/>
        </w:rPr>
        <w:t>.</w:t>
      </w:r>
    </w:p>
    <w:p w14:paraId="30A4CC92" w14:textId="77777777" w:rsidR="0093495A" w:rsidRPr="00F673CA" w:rsidRDefault="0093495A" w:rsidP="00D212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D48C160" w14:textId="4A62CE4C" w:rsidR="0093495A" w:rsidRPr="00F673CA" w:rsidRDefault="0087325C" w:rsidP="000111FD">
      <w:pPr>
        <w:pStyle w:val="Prrafodelista"/>
        <w:numPr>
          <w:ilvl w:val="0"/>
          <w:numId w:val="7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ACTIVIDADES GENERALES</w:t>
      </w:r>
      <w:r w:rsidRPr="00F673CA">
        <w:rPr>
          <w:rFonts w:ascii="Arial" w:hAnsi="Arial" w:cs="Arial"/>
          <w:b/>
          <w:sz w:val="22"/>
          <w:szCs w:val="22"/>
          <w:rPrChange w:id="204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2B2F4C87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5097A9EA" w14:textId="77777777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Planificar el programa anual de auditorías internas del SGC.</w:t>
      </w:r>
    </w:p>
    <w:p w14:paraId="655E4BCC" w14:textId="77777777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Formar y mantener al equipo de auditores internos de la calidad.</w:t>
      </w:r>
    </w:p>
    <w:p w14:paraId="6D8ED07C" w14:textId="77777777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Evaluar el desempeño de los auditores internos de la calidad.</w:t>
      </w:r>
    </w:p>
    <w:p w14:paraId="1AE11D29" w14:textId="77777777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Planificar y ejecutar las aperturas y cierres de los ejercicios de auditoría interna.</w:t>
      </w:r>
    </w:p>
    <w:p w14:paraId="492867F7" w14:textId="77777777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Realizar los ejercicios de auditoría interna conforme al programa anual de auditorías internas.</w:t>
      </w:r>
    </w:p>
    <w:p w14:paraId="2E293FCE" w14:textId="77777777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Coordinar la elaboración de los informes finales de los ejercicios de auditorías internas.</w:t>
      </w:r>
    </w:p>
    <w:p w14:paraId="7F8189D7" w14:textId="4F3B5312" w:rsidR="0093495A" w:rsidRPr="00F673CA" w:rsidRDefault="0093495A" w:rsidP="000111FD">
      <w:pPr>
        <w:pStyle w:val="Prrafodelista"/>
        <w:numPr>
          <w:ilvl w:val="0"/>
          <w:numId w:val="8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Mantener informada a la Alta </w:t>
      </w:r>
      <w:r w:rsidR="00281226" w:rsidRPr="00F673CA">
        <w:rPr>
          <w:rFonts w:ascii="Arial" w:hAnsi="Arial" w:cs="Arial"/>
        </w:rPr>
        <w:t>Dirección</w:t>
      </w:r>
      <w:r w:rsidRPr="00F673CA">
        <w:rPr>
          <w:rFonts w:ascii="Arial" w:hAnsi="Arial" w:cs="Arial"/>
        </w:rPr>
        <w:t xml:space="preserve"> de los hallazgos encontrados en los ejercicios de auditorías internas y del estatus de los planes de a</w:t>
      </w:r>
      <w:r w:rsidR="00D410BF" w:rsidRPr="00F673CA">
        <w:rPr>
          <w:rFonts w:ascii="Arial" w:hAnsi="Arial" w:cs="Arial"/>
        </w:rPr>
        <w:t>cciones correctivas presentadas</w:t>
      </w:r>
      <w:r w:rsidR="00D410BF" w:rsidRPr="00F673CA">
        <w:rPr>
          <w:rFonts w:ascii="Arial" w:hAnsi="Arial" w:cs="Arial"/>
          <w:rPrChange w:id="205" w:author="SANCHEZ SANCHEZ RICARDO" w:date="2020-01-24T18:13:00Z">
            <w:rPr>
              <w:rFonts w:ascii="Arial" w:hAnsi="Arial" w:cs="Arial"/>
              <w:highlight w:val="yellow"/>
            </w:rPr>
          </w:rPrChange>
        </w:rPr>
        <w:t>.</w:t>
      </w:r>
    </w:p>
    <w:p w14:paraId="2791EC4D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4230EBB" w14:textId="0DC3E89C" w:rsidR="0093495A" w:rsidRPr="00F673CA" w:rsidRDefault="0093495A" w:rsidP="000111FD">
      <w:pPr>
        <w:pStyle w:val="Prrafodelista"/>
        <w:numPr>
          <w:ilvl w:val="0"/>
          <w:numId w:val="7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RESPONSABILIDADES</w:t>
      </w:r>
      <w:r w:rsidR="00D410BF" w:rsidRPr="00F673CA">
        <w:rPr>
          <w:rFonts w:ascii="Arial" w:hAnsi="Arial" w:cs="Arial"/>
          <w:b/>
          <w:sz w:val="22"/>
          <w:szCs w:val="22"/>
          <w:rPrChange w:id="206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6FF8DDB8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395EC81E" w14:textId="77777777" w:rsidR="0093495A" w:rsidRPr="00F673CA" w:rsidRDefault="0093495A" w:rsidP="000111FD">
      <w:pPr>
        <w:pStyle w:val="Prrafodelista"/>
        <w:numPr>
          <w:ilvl w:val="0"/>
          <w:numId w:val="9"/>
        </w:numPr>
        <w:autoSpaceDE/>
        <w:autoSpaceDN/>
        <w:jc w:val="both"/>
        <w:rPr>
          <w:rFonts w:ascii="Arial" w:hAnsi="Arial" w:cs="Arial"/>
        </w:rPr>
      </w:pPr>
      <w:proofErr w:type="gramStart"/>
      <w:r w:rsidRPr="00F673CA">
        <w:rPr>
          <w:rFonts w:ascii="Arial" w:hAnsi="Arial" w:cs="Arial"/>
        </w:rPr>
        <w:t>Asegurar</w:t>
      </w:r>
      <w:proofErr w:type="gramEnd"/>
      <w:r w:rsidRPr="00F673CA">
        <w:rPr>
          <w:rFonts w:ascii="Arial" w:hAnsi="Arial" w:cs="Arial"/>
        </w:rPr>
        <w:t xml:space="preserve"> que el equipo de auditores internos reúna las competencias necesarias para los ejercicios de auditorías internas.</w:t>
      </w:r>
    </w:p>
    <w:p w14:paraId="042FEC83" w14:textId="54E967D7" w:rsidR="00F673CA" w:rsidRDefault="0093495A" w:rsidP="000111FD">
      <w:pPr>
        <w:pStyle w:val="Prrafodelista"/>
        <w:numPr>
          <w:ilvl w:val="0"/>
          <w:numId w:val="9"/>
        </w:numPr>
        <w:autoSpaceDE/>
        <w:autoSpaceDN/>
        <w:jc w:val="both"/>
        <w:rPr>
          <w:ins w:id="207" w:author="SANCHEZ SANCHEZ RICARDO" w:date="2020-01-24T18:18:00Z"/>
          <w:rFonts w:ascii="Arial" w:hAnsi="Arial" w:cs="Arial"/>
        </w:rPr>
      </w:pPr>
      <w:proofErr w:type="gramStart"/>
      <w:r w:rsidRPr="00F673CA">
        <w:rPr>
          <w:rFonts w:ascii="Arial" w:hAnsi="Arial" w:cs="Arial"/>
        </w:rPr>
        <w:t>Asegurar</w:t>
      </w:r>
      <w:proofErr w:type="gramEnd"/>
      <w:r w:rsidRPr="00F673CA">
        <w:rPr>
          <w:rFonts w:ascii="Arial" w:hAnsi="Arial" w:cs="Arial"/>
        </w:rPr>
        <w:t xml:space="preserve"> que se cumple en las fechas programadas y con base al alcance establecido</w:t>
      </w:r>
      <w:r w:rsidR="00EA387B" w:rsidRPr="00F673CA">
        <w:rPr>
          <w:rFonts w:ascii="Arial" w:hAnsi="Arial" w:cs="Arial"/>
        </w:rPr>
        <w:t xml:space="preserve"> </w:t>
      </w:r>
      <w:r w:rsidR="00EA387B" w:rsidRPr="00F673CA">
        <w:rPr>
          <w:rFonts w:ascii="Arial" w:hAnsi="Arial" w:cs="Arial"/>
          <w:rPrChange w:id="208" w:author="SANCHEZ SANCHEZ RICARDO" w:date="2020-01-24T18:13:00Z">
            <w:rPr>
              <w:rFonts w:ascii="Arial" w:hAnsi="Arial" w:cs="Arial"/>
              <w:highlight w:val="yellow"/>
            </w:rPr>
          </w:rPrChange>
        </w:rPr>
        <w:t>en</w:t>
      </w:r>
      <w:r w:rsidRPr="00F673CA">
        <w:rPr>
          <w:rFonts w:ascii="Arial" w:hAnsi="Arial" w:cs="Arial"/>
        </w:rPr>
        <w:t xml:space="preserve"> todas las auditorías internas al SGC.</w:t>
      </w:r>
    </w:p>
    <w:p w14:paraId="08FFB5AD" w14:textId="1D7D693D" w:rsidR="0093495A" w:rsidRPr="00F673CA" w:rsidRDefault="00F673CA">
      <w:pPr>
        <w:rPr>
          <w:rFonts w:ascii="Arial" w:hAnsi="Arial" w:cs="Arial"/>
        </w:rPr>
        <w:pPrChange w:id="209" w:author="SANCHEZ SANCHEZ RICARDO" w:date="2020-01-24T18:18:00Z">
          <w:pPr>
            <w:pStyle w:val="Prrafodelista"/>
            <w:numPr>
              <w:numId w:val="9"/>
            </w:numPr>
            <w:autoSpaceDE/>
            <w:autoSpaceDN/>
            <w:ind w:hanging="360"/>
            <w:jc w:val="both"/>
          </w:pPr>
        </w:pPrChange>
      </w:pPr>
      <w:ins w:id="210" w:author="SANCHEZ SANCHEZ RICARDO" w:date="2020-01-24T18:18:00Z">
        <w:r>
          <w:rPr>
            <w:rFonts w:ascii="Arial" w:hAnsi="Arial" w:cs="Arial"/>
          </w:rPr>
          <w:br w:type="page"/>
        </w:r>
      </w:ins>
    </w:p>
    <w:p w14:paraId="3D910740" w14:textId="77777777" w:rsidR="0093495A" w:rsidRPr="00F673CA" w:rsidRDefault="0093495A" w:rsidP="000111FD">
      <w:pPr>
        <w:pStyle w:val="Prrafodelista"/>
        <w:numPr>
          <w:ilvl w:val="0"/>
          <w:numId w:val="9"/>
        </w:numPr>
        <w:autoSpaceDE/>
        <w:autoSpaceDN/>
        <w:jc w:val="both"/>
        <w:rPr>
          <w:rFonts w:ascii="Arial" w:hAnsi="Arial" w:cs="Arial"/>
        </w:rPr>
      </w:pPr>
      <w:proofErr w:type="gramStart"/>
      <w:r w:rsidRPr="00F673CA">
        <w:rPr>
          <w:rFonts w:ascii="Arial" w:hAnsi="Arial" w:cs="Arial"/>
        </w:rPr>
        <w:lastRenderedPageBreak/>
        <w:t>Asegurar</w:t>
      </w:r>
      <w:proofErr w:type="gramEnd"/>
      <w:r w:rsidRPr="00F673CA">
        <w:rPr>
          <w:rFonts w:ascii="Arial" w:hAnsi="Arial" w:cs="Arial"/>
        </w:rPr>
        <w:t xml:space="preserve"> que el procedimiento de auditorías internas se mantenga actualizado y del conocimiento del personal.</w:t>
      </w:r>
    </w:p>
    <w:p w14:paraId="7FCFFBC9" w14:textId="5AFD54EE" w:rsidR="0093495A" w:rsidRPr="00F673CA" w:rsidRDefault="0093495A" w:rsidP="000111FD">
      <w:pPr>
        <w:pStyle w:val="Prrafodelista"/>
        <w:numPr>
          <w:ilvl w:val="0"/>
          <w:numId w:val="9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Informar a la Alta </w:t>
      </w:r>
      <w:r w:rsidR="00281226" w:rsidRPr="00F673CA">
        <w:rPr>
          <w:rFonts w:ascii="Arial" w:hAnsi="Arial" w:cs="Arial"/>
        </w:rPr>
        <w:t>Dirección</w:t>
      </w:r>
      <w:r w:rsidRPr="00F673CA">
        <w:rPr>
          <w:rFonts w:ascii="Arial" w:hAnsi="Arial" w:cs="Arial"/>
        </w:rPr>
        <w:t xml:space="preserve"> de los cambios en el programa de auditorías internas que pueden afectar la eficacia del SGC y las accio</w:t>
      </w:r>
      <w:r w:rsidR="00EA387B" w:rsidRPr="00F673CA">
        <w:rPr>
          <w:rFonts w:ascii="Arial" w:hAnsi="Arial" w:cs="Arial"/>
        </w:rPr>
        <w:t>nes necesarias para atenderlos.</w:t>
      </w:r>
    </w:p>
    <w:p w14:paraId="68FB508B" w14:textId="74F2F6C3" w:rsidR="0093495A" w:rsidRPr="00F673CA" w:rsidRDefault="0093495A" w:rsidP="000111FD">
      <w:pPr>
        <w:pStyle w:val="Prrafodelista"/>
        <w:numPr>
          <w:ilvl w:val="0"/>
          <w:numId w:val="9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Programar, planificar y coordinar ejercicios de auditorías internas extraordinarias al SGC cuando sea requerido por la Alta </w:t>
      </w:r>
      <w:r w:rsidR="00281226" w:rsidRPr="00F673CA">
        <w:rPr>
          <w:rFonts w:ascii="Arial" w:hAnsi="Arial" w:cs="Arial"/>
        </w:rPr>
        <w:t>Dirección</w:t>
      </w:r>
      <w:r w:rsidRPr="00F673CA">
        <w:rPr>
          <w:rFonts w:ascii="Arial" w:hAnsi="Arial" w:cs="Arial"/>
        </w:rPr>
        <w:t xml:space="preserve"> y/o las necesidades de seguimiento </w:t>
      </w:r>
      <w:r w:rsidR="00D410BF" w:rsidRPr="00F673CA">
        <w:rPr>
          <w:rFonts w:ascii="Arial" w:hAnsi="Arial" w:cs="Arial"/>
          <w:rPrChange w:id="211" w:author="SANCHEZ SANCHEZ RICARDO" w:date="2020-01-24T18:13:00Z">
            <w:rPr>
              <w:rFonts w:ascii="Arial" w:hAnsi="Arial" w:cs="Arial"/>
              <w:highlight w:val="yellow"/>
            </w:rPr>
          </w:rPrChange>
        </w:rPr>
        <w:t>que</w:t>
      </w:r>
      <w:r w:rsidR="00D410BF" w:rsidRPr="00F673CA">
        <w:rPr>
          <w:rFonts w:ascii="Arial" w:hAnsi="Arial" w:cs="Arial"/>
        </w:rPr>
        <w:t xml:space="preserve"> </w:t>
      </w:r>
      <w:r w:rsidRPr="00F673CA">
        <w:rPr>
          <w:rFonts w:ascii="Arial" w:hAnsi="Arial" w:cs="Arial"/>
        </w:rPr>
        <w:t>lo requieran.</w:t>
      </w:r>
    </w:p>
    <w:p w14:paraId="0C4DCE86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1FF89EFB" w14:textId="09B2573B" w:rsidR="0093495A" w:rsidRPr="00F673CA" w:rsidRDefault="0093495A" w:rsidP="00D21227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Cumplir con al menos el 80% de calificación</w:t>
      </w:r>
      <w:r w:rsidR="00EA387B" w:rsidRPr="00F673CA">
        <w:rPr>
          <w:rFonts w:ascii="Arial" w:hAnsi="Arial" w:cs="Arial"/>
          <w:sz w:val="20"/>
          <w:szCs w:val="20"/>
          <w:rPrChange w:id="212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en la evaluación de Auditores del </w:t>
      </w:r>
      <w:r w:rsidRPr="00F673CA">
        <w:rPr>
          <w:rFonts w:ascii="Arial" w:hAnsi="Arial" w:cs="Arial"/>
          <w:b/>
          <w:sz w:val="20"/>
          <w:szCs w:val="20"/>
        </w:rPr>
        <w:t>Documento Concentrado de Evaluación de Auditores.</w:t>
      </w:r>
    </w:p>
    <w:p w14:paraId="1FF7D4C8" w14:textId="77777777" w:rsidR="0093495A" w:rsidRPr="00F673CA" w:rsidRDefault="0093495A" w:rsidP="000D6A56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01AACF15" w14:textId="5AB6CB6A" w:rsidR="0093495A" w:rsidRPr="00F673CA" w:rsidRDefault="0093495A" w:rsidP="000111FD">
      <w:pPr>
        <w:pStyle w:val="Prrafodelista"/>
        <w:numPr>
          <w:ilvl w:val="0"/>
          <w:numId w:val="7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UBICACIÓN EN LA ESTRUCTURA ORGANIZACIONAL</w:t>
      </w:r>
      <w:r w:rsidR="00D410BF" w:rsidRPr="00F673CA">
        <w:rPr>
          <w:rFonts w:ascii="Arial" w:hAnsi="Arial" w:cs="Arial"/>
          <w:b/>
          <w:sz w:val="22"/>
          <w:szCs w:val="22"/>
          <w:rPrChange w:id="213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10D7049D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  <w:b/>
        </w:rPr>
      </w:pPr>
    </w:p>
    <w:p w14:paraId="23D8C66B" w14:textId="6F38C73F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El rol de “Líder auditor” en el SGC, generalmente está relacionada con una posición de mando medio y/o superior dentro de la estructura de la Delegación INE </w:t>
      </w:r>
      <w:r w:rsidR="00EA387B" w:rsidRPr="00F673CA">
        <w:rPr>
          <w:rFonts w:ascii="Arial" w:hAnsi="Arial" w:cs="Arial"/>
          <w:sz w:val="20"/>
          <w:szCs w:val="20"/>
          <w:rPrChange w:id="214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Pr="00F673CA">
        <w:rPr>
          <w:rFonts w:ascii="Arial" w:hAnsi="Arial" w:cs="Arial"/>
          <w:sz w:val="20"/>
          <w:szCs w:val="20"/>
        </w:rPr>
        <w:t>, ya que tiene bajo su responsabilidad el cumplimiento de objetivos de uno o varios procesos</w:t>
      </w:r>
      <w:r w:rsidR="00D21227" w:rsidRPr="00F673CA">
        <w:rPr>
          <w:rFonts w:ascii="Arial" w:hAnsi="Arial" w:cs="Arial"/>
          <w:sz w:val="20"/>
          <w:szCs w:val="20"/>
        </w:rPr>
        <w:t>.</w:t>
      </w:r>
      <w:r w:rsidRPr="00F673CA">
        <w:rPr>
          <w:rFonts w:ascii="Arial" w:hAnsi="Arial" w:cs="Arial"/>
          <w:sz w:val="20"/>
          <w:szCs w:val="20"/>
        </w:rPr>
        <w:t xml:space="preserve"> </w:t>
      </w:r>
    </w:p>
    <w:p w14:paraId="4E40B702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3B9B426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A QUIEN LE REPORTA</w:t>
      </w:r>
      <w:r w:rsidRPr="00F673CA">
        <w:rPr>
          <w:rFonts w:ascii="Arial" w:hAnsi="Arial" w:cs="Arial"/>
          <w:sz w:val="20"/>
          <w:szCs w:val="20"/>
        </w:rPr>
        <w:t xml:space="preserve">: Reporta a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en el SGC.</w:t>
      </w:r>
    </w:p>
    <w:p w14:paraId="2640E947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342099C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CON QUÉ PUESTOS ESTÁ EN LÍNEA Y TIENE RELACIÓN:</w:t>
      </w:r>
      <w:r w:rsidRPr="00F673CA">
        <w:rPr>
          <w:rFonts w:ascii="Arial" w:hAnsi="Arial" w:cs="Arial"/>
          <w:sz w:val="20"/>
          <w:szCs w:val="20"/>
        </w:rPr>
        <w:t xml:space="preserve"> Se encuentra al mismo nivel que otros dueños de proceso; y hace contrapeso a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para vigilar la eficacia del SGC.</w:t>
      </w:r>
    </w:p>
    <w:p w14:paraId="37775DB8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9533096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QUÉ PUESTOS SON SUBORDINADOS:</w:t>
      </w:r>
      <w:r w:rsidRPr="00F673CA">
        <w:rPr>
          <w:rFonts w:ascii="Arial" w:hAnsi="Arial" w:cs="Arial"/>
          <w:sz w:val="20"/>
          <w:szCs w:val="20"/>
        </w:rPr>
        <w:t xml:space="preserve"> El p</w:t>
      </w:r>
      <w:r w:rsidR="004C43E5" w:rsidRPr="00F673CA">
        <w:rPr>
          <w:rFonts w:ascii="Arial" w:hAnsi="Arial" w:cs="Arial"/>
          <w:sz w:val="20"/>
          <w:szCs w:val="20"/>
        </w:rPr>
        <w:t>ersonal asignado con el rol de Auditor Interno de la C</w:t>
      </w:r>
      <w:r w:rsidRPr="00F673CA">
        <w:rPr>
          <w:rFonts w:ascii="Arial" w:hAnsi="Arial" w:cs="Arial"/>
          <w:sz w:val="20"/>
          <w:szCs w:val="20"/>
        </w:rPr>
        <w:t>alidad.</w:t>
      </w:r>
    </w:p>
    <w:p w14:paraId="077BD50B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4A8C5DD" w14:textId="7BCBFC31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INTERNAS:</w:t>
      </w:r>
      <w:r w:rsidRPr="00F673CA">
        <w:rPr>
          <w:rFonts w:ascii="Arial" w:hAnsi="Arial" w:cs="Arial"/>
          <w:sz w:val="20"/>
          <w:szCs w:val="20"/>
        </w:rPr>
        <w:t xml:space="preserve"> Tiene relación con la Coordinación del SGC</w:t>
      </w:r>
      <w:r w:rsidR="00EA387B" w:rsidRPr="00F673CA">
        <w:rPr>
          <w:rFonts w:ascii="Arial" w:hAnsi="Arial" w:cs="Arial"/>
          <w:sz w:val="20"/>
          <w:szCs w:val="20"/>
          <w:rPrChange w:id="215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en las etapas de implementación y mantenimiento del SGC, con los auditores internos en los ejercicios de auditoría interna, y con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para reportar los resultados de su programa de auditorías internas, los estatus de planes de acciones correctivas y de mejora.</w:t>
      </w:r>
    </w:p>
    <w:p w14:paraId="49BB71F9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7102A42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EXTERNAS:</w:t>
      </w:r>
      <w:r w:rsidRPr="00F673CA">
        <w:rPr>
          <w:rFonts w:ascii="Arial" w:hAnsi="Arial" w:cs="Arial"/>
          <w:sz w:val="20"/>
          <w:szCs w:val="20"/>
        </w:rPr>
        <w:t xml:space="preserve"> Tiene relación con los auditores externos del organism</w:t>
      </w:r>
      <w:r w:rsidR="00615331" w:rsidRPr="00F673CA">
        <w:rPr>
          <w:rFonts w:ascii="Arial" w:hAnsi="Arial" w:cs="Arial"/>
          <w:sz w:val="20"/>
          <w:szCs w:val="20"/>
        </w:rPr>
        <w:t>o certificador, con la Ciudadanía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615331" w:rsidRPr="00F673CA">
        <w:rPr>
          <w:rFonts w:ascii="Arial" w:hAnsi="Arial" w:cs="Arial"/>
          <w:sz w:val="20"/>
          <w:szCs w:val="20"/>
        </w:rPr>
        <w:t>y proveedores de la Institución</w:t>
      </w:r>
      <w:r w:rsidRPr="00F673CA">
        <w:rPr>
          <w:rFonts w:ascii="Arial" w:hAnsi="Arial" w:cs="Arial"/>
          <w:sz w:val="20"/>
          <w:szCs w:val="20"/>
        </w:rPr>
        <w:t>.</w:t>
      </w:r>
    </w:p>
    <w:p w14:paraId="023206CA" w14:textId="77777777" w:rsidR="0093495A" w:rsidRPr="00F673CA" w:rsidRDefault="0093495A" w:rsidP="000D6A56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73"/>
        <w:gridCol w:w="1926"/>
        <w:gridCol w:w="2629"/>
      </w:tblGrid>
      <w:tr w:rsidR="00F673CA" w:rsidRPr="00F673CA" w14:paraId="6F93F4F0" w14:textId="77777777" w:rsidTr="00DB1A1F">
        <w:tc>
          <w:tcPr>
            <w:tcW w:w="2420" w:type="pct"/>
            <w:shd w:val="clear" w:color="auto" w:fill="950054"/>
            <w:vAlign w:val="center"/>
          </w:tcPr>
          <w:p w14:paraId="543B1A92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1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1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TÍTULO DEL ROL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7A772CCD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1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1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NIVEL ESCOLAR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48FEBC8B" w14:textId="77777777" w:rsidR="0093495A" w:rsidRPr="00F673CA" w:rsidRDefault="0093495A" w:rsidP="0093495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2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21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PERFIL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222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:</w:t>
            </w:r>
          </w:p>
        </w:tc>
      </w:tr>
      <w:tr w:rsidR="00F673CA" w:rsidRPr="00F673CA" w14:paraId="7B7BADC3" w14:textId="77777777" w:rsidTr="00DB1A1F">
        <w:trPr>
          <w:trHeight w:val="540"/>
        </w:trPr>
        <w:tc>
          <w:tcPr>
            <w:tcW w:w="2420" w:type="pct"/>
            <w:shd w:val="clear" w:color="auto" w:fill="950054"/>
            <w:vAlign w:val="center"/>
          </w:tcPr>
          <w:p w14:paraId="1A28903A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2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24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Auditor Interno de la Calidad.</w:t>
            </w:r>
          </w:p>
          <w:p w14:paraId="2131D06C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25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2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Reporta a Líder Auditor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0F15806D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2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2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Licenciatura Concluida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46EC8A1F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2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3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Aprobado</w:t>
            </w:r>
          </w:p>
        </w:tc>
      </w:tr>
    </w:tbl>
    <w:p w14:paraId="52C5FE43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0B823E3" w14:textId="65B0F364" w:rsidR="0093495A" w:rsidRPr="00F673CA" w:rsidRDefault="0093495A" w:rsidP="000111FD">
      <w:pPr>
        <w:pStyle w:val="Prrafodelista"/>
        <w:numPr>
          <w:ilvl w:val="0"/>
          <w:numId w:val="10"/>
        </w:numPr>
        <w:autoSpaceDE/>
        <w:autoSpaceDN/>
        <w:ind w:left="0" w:firstLine="29"/>
        <w:jc w:val="both"/>
        <w:rPr>
          <w:rFonts w:ascii="Arial" w:hAnsi="Arial" w:cs="Arial"/>
          <w:b/>
        </w:rPr>
      </w:pPr>
      <w:r w:rsidRPr="00F673CA">
        <w:rPr>
          <w:rFonts w:ascii="Arial" w:hAnsi="Arial" w:cs="Arial"/>
          <w:b/>
        </w:rPr>
        <w:t>OBJETIVO GENERAL</w:t>
      </w:r>
      <w:r w:rsidR="00D410BF" w:rsidRPr="00F673CA">
        <w:rPr>
          <w:rFonts w:ascii="Arial" w:hAnsi="Arial" w:cs="Arial"/>
          <w:b/>
          <w:rPrChange w:id="231" w:author="SANCHEZ SANCHEZ RICARDO" w:date="2020-01-24T18:13:00Z">
            <w:rPr>
              <w:rFonts w:ascii="Arial" w:hAnsi="Arial" w:cs="Arial"/>
              <w:b/>
              <w:highlight w:val="yellow"/>
            </w:rPr>
          </w:rPrChange>
        </w:rPr>
        <w:t>.</w:t>
      </w:r>
    </w:p>
    <w:p w14:paraId="03458340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CC8E22E" w14:textId="65AB7179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El objetivo del equipo de auditores </w:t>
      </w:r>
      <w:proofErr w:type="gramStart"/>
      <w:r w:rsidRPr="00F673CA">
        <w:rPr>
          <w:rFonts w:ascii="Arial" w:hAnsi="Arial" w:cs="Arial"/>
          <w:sz w:val="20"/>
          <w:szCs w:val="20"/>
        </w:rPr>
        <w:t>internos</w:t>
      </w:r>
      <w:r w:rsidR="00EA387B" w:rsidRPr="00F673CA">
        <w:rPr>
          <w:rFonts w:ascii="Arial" w:hAnsi="Arial" w:cs="Arial"/>
          <w:sz w:val="20"/>
          <w:szCs w:val="20"/>
          <w:rPrChange w:id="232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proofErr w:type="gramEnd"/>
      <w:r w:rsidRPr="00F673CA">
        <w:rPr>
          <w:rFonts w:ascii="Arial" w:hAnsi="Arial" w:cs="Arial"/>
          <w:sz w:val="20"/>
          <w:szCs w:val="20"/>
        </w:rPr>
        <w:t xml:space="preserve"> es llevar a cabo auditorías internas a intervalos planificados para proporcion</w:t>
      </w:r>
      <w:r w:rsidR="004C43E5" w:rsidRPr="00F673CA">
        <w:rPr>
          <w:rFonts w:ascii="Arial" w:hAnsi="Arial" w:cs="Arial"/>
          <w:sz w:val="20"/>
          <w:szCs w:val="20"/>
        </w:rPr>
        <w:t>ar información acerca de s</w:t>
      </w:r>
      <w:r w:rsidR="00EA387B" w:rsidRPr="00F673CA">
        <w:rPr>
          <w:rFonts w:ascii="Arial" w:hAnsi="Arial" w:cs="Arial"/>
          <w:sz w:val="20"/>
          <w:szCs w:val="20"/>
          <w:rPrChange w:id="233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í</w:t>
      </w:r>
      <w:r w:rsidR="004C43E5" w:rsidRPr="00F673CA">
        <w:rPr>
          <w:rFonts w:ascii="Arial" w:hAnsi="Arial" w:cs="Arial"/>
          <w:sz w:val="20"/>
          <w:szCs w:val="20"/>
        </w:rPr>
        <w:t xml:space="preserve"> el Sistema de Gestión de la C</w:t>
      </w:r>
      <w:r w:rsidRPr="00F673CA">
        <w:rPr>
          <w:rFonts w:ascii="Arial" w:hAnsi="Arial" w:cs="Arial"/>
          <w:sz w:val="20"/>
          <w:szCs w:val="20"/>
        </w:rPr>
        <w:t>alidad:</w:t>
      </w:r>
    </w:p>
    <w:p w14:paraId="6199AD78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A0AC42" w14:textId="2BDFF799" w:rsidR="0093495A" w:rsidRPr="00F673CA" w:rsidRDefault="0093495A" w:rsidP="000111FD">
      <w:pPr>
        <w:pStyle w:val="Prrafodelista"/>
        <w:numPr>
          <w:ilvl w:val="0"/>
          <w:numId w:val="1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Se implementa y mantiene eficazmente en todas las áreas y procesos de la Delegación INE </w:t>
      </w:r>
      <w:r w:rsidR="00EA387B" w:rsidRPr="00F673CA">
        <w:rPr>
          <w:rFonts w:ascii="Arial" w:hAnsi="Arial" w:cs="Arial"/>
          <w:rPrChange w:id="234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Pr="00F673CA">
        <w:rPr>
          <w:rFonts w:ascii="Arial" w:hAnsi="Arial" w:cs="Arial"/>
        </w:rPr>
        <w:t>.</w:t>
      </w:r>
    </w:p>
    <w:p w14:paraId="31FD4DBF" w14:textId="1C77A8AD" w:rsidR="0093495A" w:rsidRPr="00F673CA" w:rsidRDefault="0093495A" w:rsidP="000111FD">
      <w:pPr>
        <w:pStyle w:val="Prrafodelista"/>
        <w:numPr>
          <w:ilvl w:val="0"/>
          <w:numId w:val="1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Es conforme con los requisitos propios de Junta Local Ejecutiva </w:t>
      </w:r>
      <w:r w:rsidR="00EA387B" w:rsidRPr="00F673CA">
        <w:rPr>
          <w:rFonts w:ascii="Arial" w:hAnsi="Arial" w:cs="Arial"/>
          <w:rPrChange w:id="235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="00EA387B" w:rsidRPr="00F673CA">
        <w:rPr>
          <w:rFonts w:ascii="Arial" w:hAnsi="Arial" w:cs="Arial"/>
          <w:rPrChange w:id="236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="004C43E5" w:rsidRPr="00F673CA">
        <w:rPr>
          <w:rFonts w:ascii="Arial" w:hAnsi="Arial" w:cs="Arial"/>
        </w:rPr>
        <w:t xml:space="preserve"> para su Sistema de Gestión de la C</w:t>
      </w:r>
      <w:r w:rsidRPr="00F673CA">
        <w:rPr>
          <w:rFonts w:ascii="Arial" w:hAnsi="Arial" w:cs="Arial"/>
        </w:rPr>
        <w:t>alidad.</w:t>
      </w:r>
    </w:p>
    <w:p w14:paraId="5D9C7632" w14:textId="60E0AFD9" w:rsidR="000D6A56" w:rsidRPr="00F673CA" w:rsidRDefault="0093495A" w:rsidP="000111FD">
      <w:pPr>
        <w:pStyle w:val="Prrafodelista"/>
        <w:numPr>
          <w:ilvl w:val="0"/>
          <w:numId w:val="11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Así como</w:t>
      </w:r>
      <w:r w:rsidR="00DF35C1" w:rsidRPr="00F673CA">
        <w:rPr>
          <w:rFonts w:ascii="Arial" w:hAnsi="Arial" w:cs="Arial"/>
          <w:rPrChange w:id="237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también conforme con los requisitos de la norma ISO 9001 versión 2015.</w:t>
      </w:r>
    </w:p>
    <w:p w14:paraId="566F45E3" w14:textId="77777777" w:rsidR="00D21227" w:rsidRPr="00F673CA" w:rsidRDefault="00C640D0" w:rsidP="00C640D0">
      <w:pPr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br w:type="page"/>
      </w:r>
    </w:p>
    <w:p w14:paraId="05D8FA9F" w14:textId="77777777" w:rsidR="000D6A56" w:rsidRPr="00F673CA" w:rsidRDefault="0093495A" w:rsidP="000111FD">
      <w:pPr>
        <w:pStyle w:val="Prrafodelista"/>
        <w:numPr>
          <w:ilvl w:val="0"/>
          <w:numId w:val="10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lastRenderedPageBreak/>
        <w:t>ACTIVIDADES GENERALES.</w:t>
      </w:r>
    </w:p>
    <w:p w14:paraId="7013617A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28F7C9B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Atender a las capacitaciones y </w:t>
      </w:r>
      <w:r w:rsidR="004C43E5" w:rsidRPr="00F673CA">
        <w:rPr>
          <w:rFonts w:ascii="Arial" w:hAnsi="Arial" w:cs="Arial"/>
          <w:sz w:val="20"/>
          <w:szCs w:val="20"/>
        </w:rPr>
        <w:t>entrenamientos de formación de Auditores Internos de la C</w:t>
      </w:r>
      <w:r w:rsidRPr="00F673CA">
        <w:rPr>
          <w:rFonts w:ascii="Arial" w:hAnsi="Arial" w:cs="Arial"/>
          <w:sz w:val="20"/>
          <w:szCs w:val="20"/>
        </w:rPr>
        <w:t>alidad.</w:t>
      </w:r>
    </w:p>
    <w:p w14:paraId="45AC26BE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8571818" w14:textId="77777777" w:rsidR="0093495A" w:rsidRPr="00F673CA" w:rsidRDefault="0093495A" w:rsidP="000111FD">
      <w:pPr>
        <w:widowControl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Fundamentos de la norma ISO 9000 versión 2015</w:t>
      </w:r>
      <w:r w:rsidR="00D21227" w:rsidRPr="00F673CA">
        <w:rPr>
          <w:rFonts w:ascii="Arial" w:hAnsi="Arial" w:cs="Arial"/>
          <w:sz w:val="20"/>
          <w:szCs w:val="20"/>
        </w:rPr>
        <w:t>.</w:t>
      </w:r>
    </w:p>
    <w:p w14:paraId="40443F17" w14:textId="00CA19A9" w:rsidR="0093495A" w:rsidRPr="00F673CA" w:rsidRDefault="0093495A" w:rsidP="000111FD">
      <w:pPr>
        <w:widowControl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Interpretación de los requisitos de la norma ISO 9001 versión 2015</w:t>
      </w:r>
      <w:r w:rsidR="00DF35C1" w:rsidRPr="00F673CA">
        <w:rPr>
          <w:rFonts w:ascii="Arial" w:hAnsi="Arial" w:cs="Arial"/>
          <w:sz w:val="20"/>
          <w:szCs w:val="20"/>
          <w:rPrChange w:id="238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para el Sistema de Gestión de la Calidad</w:t>
      </w:r>
      <w:r w:rsidR="00D21227" w:rsidRPr="00F673CA">
        <w:rPr>
          <w:rFonts w:ascii="Arial" w:hAnsi="Arial" w:cs="Arial"/>
          <w:sz w:val="20"/>
          <w:szCs w:val="20"/>
        </w:rPr>
        <w:t>.</w:t>
      </w:r>
    </w:p>
    <w:p w14:paraId="15351E43" w14:textId="77777777" w:rsidR="0093495A" w:rsidRPr="00F673CA" w:rsidRDefault="0093495A" w:rsidP="000111FD">
      <w:pPr>
        <w:widowControl/>
        <w:numPr>
          <w:ilvl w:val="0"/>
          <w:numId w:val="14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Formación de auditores internos de</w:t>
      </w:r>
      <w:r w:rsidR="00D21227" w:rsidRPr="00F673CA">
        <w:rPr>
          <w:rFonts w:ascii="Arial" w:hAnsi="Arial" w:cs="Arial"/>
          <w:sz w:val="20"/>
          <w:szCs w:val="20"/>
        </w:rPr>
        <w:t>l Sistema Gestión de la Calidad.</w:t>
      </w:r>
    </w:p>
    <w:p w14:paraId="31D6C011" w14:textId="46C03DD1" w:rsidR="0093495A" w:rsidRPr="00F673CA" w:rsidRDefault="0093495A" w:rsidP="000111FD">
      <w:pPr>
        <w:pStyle w:val="Prrafodelista"/>
        <w:numPr>
          <w:ilvl w:val="0"/>
          <w:numId w:val="14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Ejecutar los ejercicios de auditoría interna</w:t>
      </w:r>
      <w:r w:rsidR="00DF35C1" w:rsidRPr="00F673CA">
        <w:rPr>
          <w:rFonts w:ascii="Arial" w:hAnsi="Arial" w:cs="Arial"/>
          <w:rPrChange w:id="239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de acuerdo con el plan de auditoría interna y el programa anual de auditorías de la Delegación INE </w:t>
      </w:r>
      <w:r w:rsidR="00DF35C1" w:rsidRPr="00F673CA">
        <w:rPr>
          <w:rFonts w:ascii="Arial" w:hAnsi="Arial" w:cs="Arial"/>
          <w:rPrChange w:id="240" w:author="SANCHEZ SANCHEZ RICARDO" w:date="2020-01-24T18:13:00Z">
            <w:rPr>
              <w:rFonts w:ascii="Arial" w:hAnsi="Arial" w:cs="Arial"/>
              <w:color w:val="76923C" w:themeColor="accent3" w:themeShade="BF"/>
            </w:rPr>
          </w:rPrChange>
        </w:rPr>
        <w:t>Puebla</w:t>
      </w:r>
      <w:r w:rsidRPr="00F673CA">
        <w:rPr>
          <w:rFonts w:ascii="Arial" w:hAnsi="Arial" w:cs="Arial"/>
        </w:rPr>
        <w:t>.</w:t>
      </w:r>
    </w:p>
    <w:p w14:paraId="169309D8" w14:textId="198936A9" w:rsidR="0093495A" w:rsidRPr="00F673CA" w:rsidRDefault="0093495A" w:rsidP="000111FD">
      <w:pPr>
        <w:pStyle w:val="Prrafodelista"/>
        <w:numPr>
          <w:ilvl w:val="0"/>
          <w:numId w:val="14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Generar el reporte individual de hallazgos de auditoría</w:t>
      </w:r>
      <w:r w:rsidR="00DF35C1" w:rsidRPr="00F673CA">
        <w:rPr>
          <w:rFonts w:ascii="Arial" w:hAnsi="Arial" w:cs="Arial"/>
          <w:rPrChange w:id="241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para los ejercicios de auditoría que sea convocado.</w:t>
      </w:r>
    </w:p>
    <w:p w14:paraId="21ED69C1" w14:textId="086E87D1" w:rsidR="0093495A" w:rsidRPr="00F673CA" w:rsidRDefault="0093495A" w:rsidP="000111FD">
      <w:pPr>
        <w:pStyle w:val="Prrafodelista"/>
        <w:numPr>
          <w:ilvl w:val="0"/>
          <w:numId w:val="14"/>
        </w:numPr>
        <w:autoSpaceDE/>
        <w:autoSpaceDN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Realizar el seguimiento a los planes de acciones correctivas</w:t>
      </w:r>
      <w:r w:rsidR="00DF35C1" w:rsidRPr="00F673CA">
        <w:rPr>
          <w:rFonts w:ascii="Arial" w:hAnsi="Arial" w:cs="Arial"/>
          <w:rPrChange w:id="242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presentados por los dueños de proceso auditados en cada</w:t>
      </w:r>
      <w:r w:rsidR="000D6A56" w:rsidRPr="00F673CA">
        <w:rPr>
          <w:rFonts w:ascii="Arial" w:hAnsi="Arial" w:cs="Arial"/>
        </w:rPr>
        <w:t xml:space="preserve"> ejercicio de auditoría interna.</w:t>
      </w:r>
    </w:p>
    <w:p w14:paraId="2BFED320" w14:textId="77777777" w:rsidR="000D6A56" w:rsidRPr="00F673CA" w:rsidRDefault="000D6A56" w:rsidP="00D21227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9F64D70" w14:textId="77777777" w:rsidR="000D6A56" w:rsidRPr="00F673CA" w:rsidRDefault="0093495A" w:rsidP="000111FD">
      <w:pPr>
        <w:pStyle w:val="Prrafodelista"/>
        <w:numPr>
          <w:ilvl w:val="0"/>
          <w:numId w:val="12"/>
        </w:numPr>
        <w:autoSpaceDE/>
        <w:autoSpaceDN/>
        <w:spacing w:before="120"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RESPONSABILIDADES.</w:t>
      </w:r>
    </w:p>
    <w:p w14:paraId="2905A139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806D1E3" w14:textId="77777777" w:rsidR="0093495A" w:rsidRPr="00F673CA" w:rsidRDefault="0093495A" w:rsidP="000111FD">
      <w:pPr>
        <w:widowControl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Atender los ejercicios de formación en las fechas y horarios acordados en forma completa.</w:t>
      </w:r>
    </w:p>
    <w:p w14:paraId="18AEC490" w14:textId="77777777" w:rsidR="00D21227" w:rsidRPr="00F673CA" w:rsidRDefault="0093495A" w:rsidP="000111FD">
      <w:pPr>
        <w:widowControl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Participar en todos los ejercicios de auditoría interna que sea</w:t>
      </w:r>
      <w:r w:rsidR="00D21227" w:rsidRPr="00F673CA">
        <w:rPr>
          <w:rFonts w:ascii="Arial" w:hAnsi="Arial" w:cs="Arial"/>
          <w:sz w:val="20"/>
          <w:szCs w:val="20"/>
        </w:rPr>
        <w:t>n</w:t>
      </w:r>
      <w:r w:rsidRPr="00F673CA">
        <w:rPr>
          <w:rFonts w:ascii="Arial" w:hAnsi="Arial" w:cs="Arial"/>
          <w:sz w:val="20"/>
          <w:szCs w:val="20"/>
        </w:rPr>
        <w:t xml:space="preserve"> convocado</w:t>
      </w:r>
      <w:r w:rsidR="00D21227" w:rsidRPr="00F673CA">
        <w:rPr>
          <w:rFonts w:ascii="Arial" w:hAnsi="Arial" w:cs="Arial"/>
          <w:sz w:val="20"/>
          <w:szCs w:val="20"/>
        </w:rPr>
        <w:t>s</w:t>
      </w:r>
      <w:r w:rsidRPr="00F673CA">
        <w:rPr>
          <w:rFonts w:ascii="Arial" w:hAnsi="Arial" w:cs="Arial"/>
          <w:sz w:val="20"/>
          <w:szCs w:val="20"/>
        </w:rPr>
        <w:t>, poniendo en práctica los principios de auditoría a sistemas de gestión.</w:t>
      </w:r>
    </w:p>
    <w:p w14:paraId="03B78CA7" w14:textId="68EF0B19" w:rsidR="0093495A" w:rsidRPr="00F673CA" w:rsidRDefault="0093495A" w:rsidP="000111FD">
      <w:pPr>
        <w:widowControl/>
        <w:numPr>
          <w:ilvl w:val="0"/>
          <w:numId w:val="13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Cumplir con los tiempos de entrega y requisitos de la documentación necesaria</w:t>
      </w:r>
      <w:r w:rsidR="00DF35C1" w:rsidRPr="00F673CA">
        <w:rPr>
          <w:rFonts w:ascii="Arial" w:hAnsi="Arial" w:cs="Arial"/>
          <w:sz w:val="20"/>
          <w:szCs w:val="20"/>
          <w:rPrChange w:id="243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conforme al procedimiento de auditorías internas de la Delegación INE </w:t>
      </w:r>
      <w:r w:rsidR="00DF35C1" w:rsidRPr="00F673CA">
        <w:rPr>
          <w:rFonts w:ascii="Arial" w:hAnsi="Arial" w:cs="Arial"/>
          <w:sz w:val="20"/>
          <w:szCs w:val="20"/>
          <w:rPrChange w:id="244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Pr="00F673CA">
        <w:rPr>
          <w:rFonts w:ascii="Arial" w:hAnsi="Arial" w:cs="Arial"/>
          <w:sz w:val="20"/>
          <w:szCs w:val="20"/>
        </w:rPr>
        <w:t>.</w:t>
      </w:r>
    </w:p>
    <w:p w14:paraId="339B88F5" w14:textId="77777777" w:rsidR="00D21227" w:rsidRPr="00F673CA" w:rsidRDefault="00D21227" w:rsidP="00D21227">
      <w:pPr>
        <w:widowControl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0E1F1DF" w14:textId="77777777" w:rsidR="003B2226" w:rsidRPr="00F673CA" w:rsidRDefault="003B2226" w:rsidP="00D21227">
      <w:pPr>
        <w:widowControl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2708F42B" w14:textId="14105530" w:rsidR="0093495A" w:rsidRPr="00F673CA" w:rsidRDefault="0093495A" w:rsidP="000111FD">
      <w:pPr>
        <w:pStyle w:val="Prrafodelista"/>
        <w:numPr>
          <w:ilvl w:val="0"/>
          <w:numId w:val="12"/>
        </w:numPr>
        <w:autoSpaceDE/>
        <w:autoSpaceDN/>
        <w:ind w:left="0" w:firstLine="0"/>
        <w:jc w:val="both"/>
        <w:rPr>
          <w:rFonts w:ascii="Arial" w:hAnsi="Arial" w:cs="Arial"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 xml:space="preserve">UBICACIÓN EN LA ESTRUCTURA DE LA DELEGACIÓN INE </w:t>
      </w:r>
      <w:r w:rsidR="00135009" w:rsidRPr="00F673CA">
        <w:rPr>
          <w:rFonts w:ascii="Arial" w:hAnsi="Arial" w:cs="Arial"/>
          <w:b/>
          <w:sz w:val="22"/>
          <w:szCs w:val="22"/>
          <w:rPrChange w:id="245" w:author="SANCHEZ SANCHEZ RICARDO" w:date="2020-01-24T18:13:00Z">
            <w:rPr>
              <w:rFonts w:ascii="Arial" w:hAnsi="Arial" w:cs="Arial"/>
              <w:b/>
              <w:color w:val="76923C" w:themeColor="accent3" w:themeShade="BF"/>
              <w:sz w:val="22"/>
              <w:szCs w:val="22"/>
            </w:rPr>
          </w:rPrChange>
        </w:rPr>
        <w:t>PUEBLA</w:t>
      </w:r>
      <w:r w:rsidRPr="00F673CA">
        <w:rPr>
          <w:rFonts w:ascii="Arial" w:hAnsi="Arial" w:cs="Arial"/>
          <w:b/>
          <w:sz w:val="22"/>
          <w:szCs w:val="22"/>
        </w:rPr>
        <w:t>.</w:t>
      </w:r>
    </w:p>
    <w:p w14:paraId="1D8BEEB7" w14:textId="77777777" w:rsidR="0093495A" w:rsidRPr="00F673CA" w:rsidRDefault="0093495A" w:rsidP="0093495A">
      <w:pPr>
        <w:pStyle w:val="Prrafodelista"/>
        <w:ind w:left="0"/>
        <w:jc w:val="both"/>
        <w:rPr>
          <w:rFonts w:ascii="Arial" w:hAnsi="Arial" w:cs="Arial"/>
        </w:rPr>
      </w:pPr>
    </w:p>
    <w:p w14:paraId="1C5194D6" w14:textId="77777777" w:rsidR="0093495A" w:rsidRPr="00F673CA" w:rsidRDefault="004C43E5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El rol de Auditor interno d</w:t>
      </w:r>
      <w:r w:rsidR="0093495A" w:rsidRPr="00F673CA">
        <w:rPr>
          <w:rFonts w:ascii="Arial" w:hAnsi="Arial" w:cs="Arial"/>
          <w:sz w:val="20"/>
          <w:szCs w:val="20"/>
        </w:rPr>
        <w:t xml:space="preserve">el </w:t>
      </w:r>
      <w:proofErr w:type="gramStart"/>
      <w:r w:rsidR="0093495A" w:rsidRPr="00F673CA">
        <w:rPr>
          <w:rFonts w:ascii="Arial" w:hAnsi="Arial" w:cs="Arial"/>
          <w:sz w:val="20"/>
          <w:szCs w:val="20"/>
        </w:rPr>
        <w:t>SGC,</w:t>
      </w:r>
      <w:proofErr w:type="gramEnd"/>
      <w:r w:rsidR="0093495A" w:rsidRPr="00F673CA">
        <w:rPr>
          <w:rFonts w:ascii="Arial" w:hAnsi="Arial" w:cs="Arial"/>
          <w:sz w:val="20"/>
          <w:szCs w:val="20"/>
        </w:rPr>
        <w:t xml:space="preserve"> generalmente está relacionada con una posición de mando medio y/o superior dentro de la estructura Institucional, ya que tiene bajo su responsabilidad el cumplimiento de objetivos de uno o varios procesos del SGC.</w:t>
      </w:r>
    </w:p>
    <w:p w14:paraId="00C78B9F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243F6E2" w14:textId="7A58DB66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A QUIEN LE REPORTA</w:t>
      </w:r>
      <w:r w:rsidRPr="00F673CA">
        <w:rPr>
          <w:rFonts w:ascii="Arial" w:hAnsi="Arial" w:cs="Arial"/>
          <w:sz w:val="20"/>
          <w:szCs w:val="20"/>
        </w:rPr>
        <w:t xml:space="preserve">: Reporta a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en el SGC</w:t>
      </w:r>
      <w:r w:rsidR="00135009" w:rsidRPr="00F673CA">
        <w:rPr>
          <w:rFonts w:ascii="Arial" w:hAnsi="Arial" w:cs="Arial"/>
          <w:sz w:val="20"/>
          <w:szCs w:val="20"/>
        </w:rPr>
        <w:t xml:space="preserve"> </w:t>
      </w:r>
      <w:r w:rsidR="00C4068B" w:rsidRPr="00F673CA">
        <w:rPr>
          <w:rFonts w:ascii="Arial" w:hAnsi="Arial" w:cs="Arial"/>
          <w:sz w:val="20"/>
          <w:szCs w:val="20"/>
          <w:rPrChange w:id="246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y</w:t>
      </w:r>
      <w:r w:rsidR="00C4068B" w:rsidRPr="00F673CA">
        <w:rPr>
          <w:rFonts w:ascii="Arial" w:hAnsi="Arial" w:cs="Arial"/>
          <w:sz w:val="20"/>
          <w:szCs w:val="20"/>
        </w:rPr>
        <w:t xml:space="preserve"> </w:t>
      </w:r>
      <w:r w:rsidR="00135009" w:rsidRPr="00F673CA">
        <w:rPr>
          <w:rFonts w:ascii="Arial" w:hAnsi="Arial" w:cs="Arial"/>
          <w:sz w:val="20"/>
          <w:szCs w:val="20"/>
        </w:rPr>
        <w:t>L</w:t>
      </w:r>
      <w:r w:rsidR="00135009" w:rsidRPr="00F673CA">
        <w:rPr>
          <w:rFonts w:ascii="Arial" w:hAnsi="Arial" w:cs="Arial"/>
          <w:sz w:val="20"/>
          <w:szCs w:val="20"/>
          <w:rPrChange w:id="247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í</w:t>
      </w:r>
      <w:r w:rsidR="00135009" w:rsidRPr="00F673CA">
        <w:rPr>
          <w:rFonts w:ascii="Arial" w:hAnsi="Arial" w:cs="Arial"/>
          <w:sz w:val="20"/>
          <w:szCs w:val="20"/>
        </w:rPr>
        <w:t>der</w:t>
      </w:r>
      <w:r w:rsidR="00C4068B" w:rsidRPr="00F673CA">
        <w:rPr>
          <w:rFonts w:ascii="Arial" w:hAnsi="Arial" w:cs="Arial"/>
          <w:sz w:val="20"/>
          <w:szCs w:val="20"/>
        </w:rPr>
        <w:t xml:space="preserve"> Auditor</w:t>
      </w:r>
      <w:r w:rsidRPr="00F673CA">
        <w:rPr>
          <w:rFonts w:ascii="Arial" w:hAnsi="Arial" w:cs="Arial"/>
          <w:sz w:val="20"/>
          <w:szCs w:val="20"/>
        </w:rPr>
        <w:t>.</w:t>
      </w:r>
    </w:p>
    <w:p w14:paraId="0462DE59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FF8BBAE" w14:textId="5B90CCB5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CON QUÉ PUESTOS ESTÁ EN LÍNEA Y TIENE RELACIÓN</w:t>
      </w:r>
      <w:r w:rsidRPr="00F673CA">
        <w:rPr>
          <w:rFonts w:ascii="Arial" w:hAnsi="Arial" w:cs="Arial"/>
          <w:sz w:val="20"/>
          <w:szCs w:val="20"/>
        </w:rPr>
        <w:t>: Se encuentra al mismo nivel que otros dueños de proceso</w:t>
      </w:r>
      <w:r w:rsidR="00135009" w:rsidRPr="00F673CA">
        <w:rPr>
          <w:rFonts w:ascii="Arial" w:hAnsi="Arial" w:cs="Arial"/>
          <w:sz w:val="20"/>
          <w:szCs w:val="20"/>
          <w:rPrChange w:id="248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que son a su vez clientes y/o proveedores internos de su propio proceso.</w:t>
      </w:r>
    </w:p>
    <w:p w14:paraId="6444EE61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379DCC0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QUÉ PUESTOS SON SUBORDINADOS: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C4068B" w:rsidRPr="00F673CA">
        <w:rPr>
          <w:rFonts w:ascii="Arial" w:hAnsi="Arial" w:cs="Arial"/>
          <w:sz w:val="20"/>
          <w:szCs w:val="20"/>
        </w:rPr>
        <w:t>Auditores en entrenamiento.</w:t>
      </w:r>
    </w:p>
    <w:p w14:paraId="35167F9A" w14:textId="77777777" w:rsidR="00C4068B" w:rsidRPr="00F673CA" w:rsidRDefault="00C4068B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B2A0638" w14:textId="47F867D9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INTERNAS:</w:t>
      </w:r>
      <w:r w:rsidRPr="00F673CA">
        <w:rPr>
          <w:rFonts w:ascii="Arial" w:hAnsi="Arial" w:cs="Arial"/>
          <w:sz w:val="20"/>
          <w:szCs w:val="20"/>
        </w:rPr>
        <w:t xml:space="preserve"> Tiene relación con la Coordinación del SGC en las etapas de implementación y mantenimiento del SGC, con el Líder Auditor y los auditores internos en los ejercicios de auditoría interna, y con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="00135009" w:rsidRPr="00F673CA">
        <w:rPr>
          <w:rFonts w:ascii="Arial" w:hAnsi="Arial" w:cs="Arial"/>
          <w:sz w:val="20"/>
          <w:szCs w:val="20"/>
          <w:rPrChange w:id="249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para reportar los indicadores de resultados de sus procesos, los planes de acciones correctivas y de mejora.</w:t>
      </w:r>
    </w:p>
    <w:p w14:paraId="563D72ED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E6ECD1C" w14:textId="18736E4A" w:rsidR="00C640D0" w:rsidRPr="00F673CA" w:rsidRDefault="0093495A" w:rsidP="007F7FFC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EXTERNAS:</w:t>
      </w:r>
      <w:r w:rsidRPr="00F673CA">
        <w:rPr>
          <w:rFonts w:ascii="Arial" w:hAnsi="Arial" w:cs="Arial"/>
          <w:sz w:val="20"/>
          <w:szCs w:val="20"/>
        </w:rPr>
        <w:t xml:space="preserve"> Tiene relación con los auditores externos del organism</w:t>
      </w:r>
      <w:r w:rsidR="00615331" w:rsidRPr="00F673CA">
        <w:rPr>
          <w:rFonts w:ascii="Arial" w:hAnsi="Arial" w:cs="Arial"/>
          <w:sz w:val="20"/>
          <w:szCs w:val="20"/>
        </w:rPr>
        <w:t>o certificador, con la Ciudadanía</w:t>
      </w:r>
      <w:r w:rsidRPr="00F673CA">
        <w:rPr>
          <w:rFonts w:ascii="Arial" w:hAnsi="Arial" w:cs="Arial"/>
          <w:sz w:val="20"/>
          <w:szCs w:val="20"/>
        </w:rPr>
        <w:t xml:space="preserve"> y proveedores de la Delegación INE</w:t>
      </w:r>
      <w:r w:rsidR="00135009" w:rsidRPr="00F673CA">
        <w:rPr>
          <w:rFonts w:ascii="Arial" w:hAnsi="Arial" w:cs="Arial"/>
          <w:sz w:val="20"/>
          <w:szCs w:val="20"/>
          <w:rPrChange w:id="250" w:author="SANCHEZ SANCHEZ RICARDO" w:date="2020-01-24T18:13:00Z">
            <w:rPr>
              <w:rFonts w:ascii="Arial" w:hAnsi="Arial" w:cs="Arial"/>
              <w:color w:val="FF0000"/>
              <w:sz w:val="20"/>
              <w:szCs w:val="20"/>
            </w:rPr>
          </w:rPrChange>
        </w:rPr>
        <w:t xml:space="preserve"> </w:t>
      </w:r>
      <w:r w:rsidR="00135009" w:rsidRPr="00F673CA">
        <w:rPr>
          <w:rFonts w:ascii="Arial" w:hAnsi="Arial" w:cs="Arial"/>
          <w:sz w:val="20"/>
          <w:szCs w:val="20"/>
          <w:rPrChange w:id="251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Pr="00F673CA">
        <w:rPr>
          <w:rFonts w:ascii="Arial" w:hAnsi="Arial" w:cs="Arial"/>
          <w:sz w:val="20"/>
          <w:szCs w:val="20"/>
        </w:rPr>
        <w:t>.</w:t>
      </w:r>
    </w:p>
    <w:p w14:paraId="4BBF6AEF" w14:textId="77777777" w:rsidR="0093495A" w:rsidRPr="00F673CA" w:rsidRDefault="00C640D0" w:rsidP="00C640D0">
      <w:pPr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4273"/>
        <w:gridCol w:w="1926"/>
        <w:gridCol w:w="2629"/>
      </w:tblGrid>
      <w:tr w:rsidR="00F673CA" w:rsidRPr="00F673CA" w14:paraId="6D6F56BC" w14:textId="77777777" w:rsidTr="00DB1A1F">
        <w:tc>
          <w:tcPr>
            <w:tcW w:w="2420" w:type="pct"/>
            <w:shd w:val="clear" w:color="auto" w:fill="950054"/>
            <w:vAlign w:val="center"/>
          </w:tcPr>
          <w:p w14:paraId="097642C5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52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5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lastRenderedPageBreak/>
              <w:t>TÍTULO DEL ROL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18EC4148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54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55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NIVEL ESCOLAR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3A912619" w14:textId="77777777" w:rsidR="0093495A" w:rsidRPr="00F673CA" w:rsidRDefault="0093495A" w:rsidP="0093495A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5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5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PERFIL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258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:</w:t>
            </w:r>
          </w:p>
        </w:tc>
      </w:tr>
      <w:tr w:rsidR="00F673CA" w:rsidRPr="00F673CA" w14:paraId="4DCBBA1A" w14:textId="77777777" w:rsidTr="00DB1A1F">
        <w:trPr>
          <w:trHeight w:val="540"/>
        </w:trPr>
        <w:tc>
          <w:tcPr>
            <w:tcW w:w="2420" w:type="pct"/>
            <w:shd w:val="clear" w:color="auto" w:fill="950054"/>
            <w:vAlign w:val="center"/>
          </w:tcPr>
          <w:p w14:paraId="635F5957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59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60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Dueño de Proceso del SGC</w:t>
            </w:r>
            <w:r w:rsidRPr="00F673CA">
              <w:rPr>
                <w:rFonts w:ascii="Arial" w:hAnsi="Arial" w:cs="Arial"/>
                <w:b/>
                <w:sz w:val="20"/>
                <w:szCs w:val="20"/>
                <w:rPrChange w:id="261" w:author="SANCHEZ SANCHEZ RICARDO" w:date="2020-01-24T18:13:00Z">
                  <w:rPr>
                    <w:rFonts w:ascii="Arial" w:hAnsi="Arial" w:cs="Arial"/>
                    <w:b/>
                    <w:color w:val="FF0000"/>
                    <w:sz w:val="20"/>
                    <w:szCs w:val="20"/>
                  </w:rPr>
                </w:rPrChange>
              </w:rPr>
              <w:t>.</w:t>
            </w:r>
          </w:p>
          <w:p w14:paraId="5BF33FF0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62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63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 xml:space="preserve">Reporta a la Alta </w:t>
            </w:r>
            <w:r w:rsidR="00281226" w:rsidRPr="00F673CA">
              <w:rPr>
                <w:rFonts w:ascii="Arial" w:hAnsi="Arial" w:cs="Arial"/>
                <w:b/>
                <w:sz w:val="20"/>
                <w:szCs w:val="20"/>
                <w:rPrChange w:id="264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Dirección</w:t>
            </w:r>
          </w:p>
        </w:tc>
        <w:tc>
          <w:tcPr>
            <w:tcW w:w="1091" w:type="pct"/>
            <w:shd w:val="clear" w:color="auto" w:fill="950054"/>
            <w:vAlign w:val="center"/>
          </w:tcPr>
          <w:p w14:paraId="1DE8B228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65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66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Indistinto</w:t>
            </w:r>
          </w:p>
        </w:tc>
        <w:tc>
          <w:tcPr>
            <w:tcW w:w="1489" w:type="pct"/>
            <w:shd w:val="clear" w:color="auto" w:fill="950054"/>
            <w:vAlign w:val="center"/>
          </w:tcPr>
          <w:p w14:paraId="03076574" w14:textId="77777777" w:rsidR="0093495A" w:rsidRPr="00F673CA" w:rsidRDefault="0093495A" w:rsidP="0093495A">
            <w:pPr>
              <w:spacing w:before="120"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rPrChange w:id="267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</w:pPr>
            <w:r w:rsidRPr="00F673CA">
              <w:rPr>
                <w:rFonts w:ascii="Arial" w:hAnsi="Arial" w:cs="Arial"/>
                <w:b/>
                <w:sz w:val="20"/>
                <w:szCs w:val="20"/>
                <w:rPrChange w:id="268" w:author="SANCHEZ SANCHEZ RICARDO" w:date="2020-01-24T18:13:00Z">
                  <w:rPr>
                    <w:rFonts w:ascii="Arial" w:hAnsi="Arial" w:cs="Arial"/>
                    <w:b/>
                    <w:color w:val="FFFFFF" w:themeColor="background1"/>
                    <w:sz w:val="20"/>
                    <w:szCs w:val="20"/>
                  </w:rPr>
                </w:rPrChange>
              </w:rPr>
              <w:t>Aprobado</w:t>
            </w:r>
          </w:p>
        </w:tc>
      </w:tr>
    </w:tbl>
    <w:p w14:paraId="1BAF62AC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2692831" w14:textId="77777777" w:rsidR="0093495A" w:rsidRPr="00F673CA" w:rsidRDefault="0093495A" w:rsidP="000111FD">
      <w:pPr>
        <w:pStyle w:val="Prrafodelista"/>
        <w:numPr>
          <w:ilvl w:val="0"/>
          <w:numId w:val="15"/>
        </w:numPr>
        <w:autoSpaceDE/>
        <w:autoSpaceDN/>
        <w:ind w:left="0" w:firstLine="0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OBJETIVO GENERAL.</w:t>
      </w:r>
    </w:p>
    <w:p w14:paraId="0737B320" w14:textId="77777777" w:rsidR="0093495A" w:rsidRPr="00F673CA" w:rsidRDefault="0093495A" w:rsidP="0093495A">
      <w:pPr>
        <w:pStyle w:val="Prrafodelista"/>
        <w:ind w:left="0"/>
        <w:rPr>
          <w:rFonts w:ascii="Arial" w:hAnsi="Arial" w:cs="Arial"/>
          <w:b/>
        </w:rPr>
      </w:pPr>
    </w:p>
    <w:p w14:paraId="7EDF857F" w14:textId="4082847E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 xml:space="preserve">Establecer, ejecutar y atender los lineamientos para el SGC, para cada uno de los procesos, buscando el cumplimiento de los objetivos para el Sistema de Gestión de la Calidad en la Delegación INE </w:t>
      </w:r>
      <w:r w:rsidR="00E707BE" w:rsidRPr="00F673CA">
        <w:rPr>
          <w:rFonts w:ascii="Arial" w:hAnsi="Arial" w:cs="Arial"/>
          <w:sz w:val="20"/>
          <w:szCs w:val="20"/>
          <w:rPrChange w:id="269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Pr="00F673CA">
        <w:rPr>
          <w:rFonts w:ascii="Arial" w:hAnsi="Arial" w:cs="Arial"/>
          <w:sz w:val="20"/>
          <w:szCs w:val="20"/>
        </w:rPr>
        <w:t>.</w:t>
      </w:r>
    </w:p>
    <w:p w14:paraId="60116626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</w:rPr>
      </w:pPr>
    </w:p>
    <w:p w14:paraId="1688BA51" w14:textId="2D955021" w:rsidR="0093495A" w:rsidRPr="00F673CA" w:rsidRDefault="0079287B" w:rsidP="000111FD">
      <w:pPr>
        <w:pStyle w:val="Prrafodelista"/>
        <w:numPr>
          <w:ilvl w:val="0"/>
          <w:numId w:val="15"/>
        </w:numPr>
        <w:autoSpaceDE/>
        <w:autoSpaceDN/>
        <w:ind w:left="0" w:firstLine="0"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ACTIVIDADES GENERALES</w:t>
      </w:r>
      <w:r w:rsidRPr="00F673CA">
        <w:rPr>
          <w:rFonts w:ascii="Arial" w:hAnsi="Arial" w:cs="Arial"/>
          <w:b/>
          <w:sz w:val="22"/>
          <w:szCs w:val="22"/>
          <w:rPrChange w:id="270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1660683B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B8B58C2" w14:textId="1AE10F54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Atender y participar en las</w:t>
      </w:r>
      <w:r w:rsidR="0079287B" w:rsidRPr="00F673CA">
        <w:rPr>
          <w:rFonts w:ascii="Arial" w:hAnsi="Arial" w:cs="Arial"/>
        </w:rPr>
        <w:t xml:space="preserve"> sesiones de capacitación </w:t>
      </w:r>
      <w:r w:rsidR="0079287B" w:rsidRPr="00F673CA">
        <w:rPr>
          <w:rFonts w:ascii="Arial" w:hAnsi="Arial" w:cs="Arial"/>
          <w:rPrChange w:id="271" w:author="SANCHEZ SANCHEZ RICARDO" w:date="2020-01-24T18:13:00Z">
            <w:rPr>
              <w:rFonts w:ascii="Arial" w:hAnsi="Arial" w:cs="Arial"/>
              <w:highlight w:val="yellow"/>
            </w:rPr>
          </w:rPrChange>
        </w:rPr>
        <w:t>y de</w:t>
      </w:r>
      <w:r w:rsidRPr="00F673CA">
        <w:rPr>
          <w:rFonts w:ascii="Arial" w:hAnsi="Arial" w:cs="Arial"/>
        </w:rPr>
        <w:t xml:space="preserve"> asesoría que sea convocado durante la implementación del SGC.</w:t>
      </w:r>
    </w:p>
    <w:p w14:paraId="7BD8BC3A" w14:textId="77777777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Formar y facilitar la implementación del SGC con su equipo de personal</w:t>
      </w:r>
      <w:r w:rsidR="007F49BC" w:rsidRPr="00F673CA">
        <w:rPr>
          <w:rFonts w:ascii="Arial" w:hAnsi="Arial" w:cs="Arial"/>
        </w:rPr>
        <w:t>.</w:t>
      </w:r>
    </w:p>
    <w:p w14:paraId="44B9EE49" w14:textId="77777777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Atención de los riesgos críticos en su área/proceso.</w:t>
      </w:r>
    </w:p>
    <w:p w14:paraId="2BF7520B" w14:textId="77777777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Dar seguimiento al cumplimiento de los acuerdos y compromisos establecidos en el SGC.</w:t>
      </w:r>
    </w:p>
    <w:p w14:paraId="4A133C93" w14:textId="53EC702F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Vigilar el tratamiento de las no conformidades, las acciones c</w:t>
      </w:r>
      <w:r w:rsidR="00BB080A" w:rsidRPr="00F673CA">
        <w:rPr>
          <w:rFonts w:ascii="Arial" w:hAnsi="Arial" w:cs="Arial"/>
        </w:rPr>
        <w:t xml:space="preserve">orrectivas, quejas </w:t>
      </w:r>
      <w:r w:rsidR="00BB080A" w:rsidRPr="00F673CA">
        <w:rPr>
          <w:rFonts w:ascii="Arial" w:hAnsi="Arial" w:cs="Arial"/>
          <w:rPrChange w:id="272" w:author="SANCHEZ SANCHEZ RICARDO" w:date="2020-01-24T18:13:00Z">
            <w:rPr>
              <w:rFonts w:ascii="Arial" w:hAnsi="Arial" w:cs="Arial"/>
              <w:highlight w:val="yellow"/>
            </w:rPr>
          </w:rPrChange>
        </w:rPr>
        <w:t>y</w:t>
      </w:r>
      <w:r w:rsidR="007F49BC" w:rsidRPr="00F673CA">
        <w:rPr>
          <w:rFonts w:ascii="Arial" w:hAnsi="Arial" w:cs="Arial"/>
        </w:rPr>
        <w:t xml:space="preserve"> sugerencias.</w:t>
      </w:r>
    </w:p>
    <w:p w14:paraId="5F079F4E" w14:textId="77777777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Medición, análisis de los procesos, bienes, servicios y soluciones comercializadas.</w:t>
      </w:r>
    </w:p>
    <w:p w14:paraId="42774D40" w14:textId="6DCE4295" w:rsidR="0093495A" w:rsidRPr="00F673CA" w:rsidRDefault="0093495A" w:rsidP="000111FD">
      <w:pPr>
        <w:pStyle w:val="Prrafodelista"/>
        <w:numPr>
          <w:ilvl w:val="1"/>
          <w:numId w:val="16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Proponer mejoras al SGC siguiendo los lineamientos del </w:t>
      </w:r>
      <w:r w:rsidR="00F673CA" w:rsidRPr="00F673CA">
        <w:rPr>
          <w:rFonts w:ascii="Arial" w:hAnsi="Arial" w:cs="Arial"/>
          <w:rPrChange w:id="273" w:author="SANCHEZ SANCHEZ RICARDO" w:date="2020-01-24T18:13:00Z">
            <w:rPr>
              <w:rFonts w:ascii="Arial" w:hAnsi="Arial" w:cs="Arial"/>
              <w:color w:val="92D050"/>
            </w:rPr>
          </w:rPrChange>
        </w:rPr>
        <w:t>SGC</w:t>
      </w:r>
      <w:r w:rsidRPr="00F673CA">
        <w:rPr>
          <w:rFonts w:ascii="Arial" w:hAnsi="Arial" w:cs="Arial"/>
        </w:rPr>
        <w:t>.</w:t>
      </w:r>
    </w:p>
    <w:p w14:paraId="75DB68E3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7D53C818" w14:textId="11E97F61" w:rsidR="0093495A" w:rsidRPr="00F673CA" w:rsidRDefault="0093495A" w:rsidP="000111FD">
      <w:pPr>
        <w:pStyle w:val="Prrafodelista"/>
        <w:numPr>
          <w:ilvl w:val="0"/>
          <w:numId w:val="15"/>
        </w:numPr>
        <w:autoSpaceDE/>
        <w:autoSpaceDN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RESPONSABILIDADES</w:t>
      </w:r>
      <w:r w:rsidR="00BB080A" w:rsidRPr="00F673CA">
        <w:rPr>
          <w:rFonts w:ascii="Arial" w:hAnsi="Arial" w:cs="Arial"/>
          <w:b/>
          <w:sz w:val="22"/>
          <w:szCs w:val="22"/>
          <w:rPrChange w:id="274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123035D6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E8E029F" w14:textId="5F144A48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Conocer e interpretar los requisitos ISO 9001:2015 a</w:t>
      </w:r>
      <w:r w:rsidR="007F49BC" w:rsidRPr="00F673CA">
        <w:rPr>
          <w:rFonts w:ascii="Arial" w:hAnsi="Arial" w:cs="Arial"/>
        </w:rPr>
        <w:t>plicables a su proceso</w:t>
      </w:r>
      <w:r w:rsidR="00E707BE" w:rsidRPr="00F673CA">
        <w:rPr>
          <w:rFonts w:ascii="Arial" w:hAnsi="Arial" w:cs="Arial"/>
          <w:rPrChange w:id="275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="007F49BC" w:rsidRPr="00F673CA">
        <w:rPr>
          <w:rFonts w:ascii="Arial" w:hAnsi="Arial" w:cs="Arial"/>
        </w:rPr>
        <w:t xml:space="preserve"> </w:t>
      </w:r>
      <w:proofErr w:type="gramStart"/>
      <w:r w:rsidR="007F49BC" w:rsidRPr="00F673CA">
        <w:rPr>
          <w:rFonts w:ascii="Arial" w:hAnsi="Arial" w:cs="Arial"/>
        </w:rPr>
        <w:t>de acuerdo</w:t>
      </w:r>
      <w:r w:rsidRPr="00F673CA">
        <w:rPr>
          <w:rFonts w:ascii="Arial" w:hAnsi="Arial" w:cs="Arial"/>
        </w:rPr>
        <w:t xml:space="preserve"> a</w:t>
      </w:r>
      <w:proofErr w:type="gramEnd"/>
      <w:r w:rsidRPr="00F673CA">
        <w:rPr>
          <w:rFonts w:ascii="Arial" w:hAnsi="Arial" w:cs="Arial"/>
        </w:rPr>
        <w:t xml:space="preserve"> la </w:t>
      </w:r>
      <w:r w:rsidRPr="00F673CA">
        <w:rPr>
          <w:rFonts w:ascii="Arial" w:hAnsi="Arial" w:cs="Arial"/>
          <w:b/>
        </w:rPr>
        <w:t>Matriz de Responsabilidades.</w:t>
      </w:r>
    </w:p>
    <w:p w14:paraId="09076A3A" w14:textId="50EE7AF4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Implementar los requisitos del SGC aplicables a su proceso</w:t>
      </w:r>
      <w:r w:rsidR="00E707BE" w:rsidRPr="00F673CA">
        <w:rPr>
          <w:rFonts w:ascii="Arial" w:hAnsi="Arial" w:cs="Arial"/>
          <w:rPrChange w:id="276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junto con el personal subordinado y en coordinación con responsables de otros procesos</w:t>
      </w:r>
      <w:r w:rsidR="00615331" w:rsidRPr="00F673CA">
        <w:rPr>
          <w:rFonts w:ascii="Arial" w:hAnsi="Arial" w:cs="Arial"/>
        </w:rPr>
        <w:t>,</w:t>
      </w:r>
      <w:r w:rsidRPr="00F673CA">
        <w:rPr>
          <w:rFonts w:ascii="Arial" w:hAnsi="Arial" w:cs="Arial"/>
        </w:rPr>
        <w:t xml:space="preserve"> clientes o proveedores.</w:t>
      </w:r>
    </w:p>
    <w:p w14:paraId="7C82EC16" w14:textId="77777777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 xml:space="preserve">Medir, dar seguimiento y reportar el resultado del desempeño de su proceso a la </w:t>
      </w:r>
      <w:r w:rsidR="00281226" w:rsidRPr="00F673CA">
        <w:rPr>
          <w:rFonts w:ascii="Arial" w:hAnsi="Arial" w:cs="Arial"/>
        </w:rPr>
        <w:t>Dirección</w:t>
      </w:r>
      <w:r w:rsidRPr="00F673CA">
        <w:rPr>
          <w:rFonts w:ascii="Arial" w:hAnsi="Arial" w:cs="Arial"/>
        </w:rPr>
        <w:t>.</w:t>
      </w:r>
    </w:p>
    <w:p w14:paraId="45A810F6" w14:textId="7309E4A6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Elaborar y aprobar la evidencia documental necesaria</w:t>
      </w:r>
      <w:r w:rsidR="00E707BE" w:rsidRPr="00F673CA">
        <w:rPr>
          <w:rFonts w:ascii="Arial" w:hAnsi="Arial" w:cs="Arial"/>
          <w:rPrChange w:id="277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para el cumplimiento de requisitos.</w:t>
      </w:r>
    </w:p>
    <w:p w14:paraId="5B9F88B4" w14:textId="52A92A19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Difundir claramente a sus subordinados los procedimientos documentados autorizados de su proceso</w:t>
      </w:r>
      <w:r w:rsidR="00E707BE" w:rsidRPr="00F673CA">
        <w:rPr>
          <w:rFonts w:ascii="Arial" w:hAnsi="Arial" w:cs="Arial"/>
          <w:rPrChange w:id="278" w:author="SANCHEZ SANCHEZ RICARDO" w:date="2020-01-24T18:13:00Z">
            <w:rPr>
              <w:rFonts w:ascii="Arial" w:hAnsi="Arial" w:cs="Arial"/>
              <w:highlight w:val="yellow"/>
            </w:rPr>
          </w:rPrChange>
        </w:rPr>
        <w:t>.</w:t>
      </w:r>
    </w:p>
    <w:p w14:paraId="124C4B58" w14:textId="2B396EE8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Realizar actividades de “toma de conciencia” con el personal subordinado</w:t>
      </w:r>
      <w:r w:rsidR="00E707BE" w:rsidRPr="00F673CA">
        <w:rPr>
          <w:rFonts w:ascii="Arial" w:hAnsi="Arial" w:cs="Arial"/>
          <w:rPrChange w:id="279" w:author="SANCHEZ SANCHEZ RICARDO" w:date="2020-01-24T18:13:00Z">
            <w:rPr>
              <w:rFonts w:ascii="Arial" w:hAnsi="Arial" w:cs="Arial"/>
              <w:highlight w:val="yellow"/>
            </w:rPr>
          </w:rPrChange>
        </w:rPr>
        <w:t>,</w:t>
      </w:r>
      <w:r w:rsidRPr="00F673CA">
        <w:rPr>
          <w:rFonts w:ascii="Arial" w:hAnsi="Arial" w:cs="Arial"/>
        </w:rPr>
        <w:t xml:space="preserve"> a fin de mantener la efectividad del SGC.</w:t>
      </w:r>
    </w:p>
    <w:p w14:paraId="13F31C4E" w14:textId="77777777" w:rsidR="0093495A" w:rsidRPr="00F673CA" w:rsidRDefault="0093495A" w:rsidP="000111FD">
      <w:pPr>
        <w:pStyle w:val="Prrafodelista"/>
        <w:numPr>
          <w:ilvl w:val="1"/>
          <w:numId w:val="17"/>
        </w:numPr>
        <w:autoSpaceDE/>
        <w:autoSpaceDN/>
        <w:ind w:left="709" w:hanging="425"/>
        <w:jc w:val="both"/>
        <w:rPr>
          <w:rFonts w:ascii="Arial" w:hAnsi="Arial" w:cs="Arial"/>
        </w:rPr>
      </w:pPr>
      <w:r w:rsidRPr="00F673CA">
        <w:rPr>
          <w:rFonts w:ascii="Arial" w:hAnsi="Arial" w:cs="Arial"/>
        </w:rPr>
        <w:t>Identificar, proponer, implementar y evaluar la eficacia de acciones correctivas y de mejora relativas a su proceso.</w:t>
      </w:r>
    </w:p>
    <w:p w14:paraId="70918BB0" w14:textId="77777777" w:rsidR="0093495A" w:rsidRPr="00F673CA" w:rsidRDefault="0093495A" w:rsidP="000D6A5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A8D75A" w14:textId="3B2A7A27" w:rsidR="0093495A" w:rsidRPr="00F673CA" w:rsidRDefault="0093495A" w:rsidP="000111FD">
      <w:pPr>
        <w:pStyle w:val="Prrafodelista"/>
        <w:numPr>
          <w:ilvl w:val="0"/>
          <w:numId w:val="15"/>
        </w:numPr>
        <w:autoSpaceDE/>
        <w:autoSpaceDN/>
        <w:jc w:val="both"/>
        <w:rPr>
          <w:rFonts w:ascii="Arial" w:hAnsi="Arial" w:cs="Arial"/>
          <w:b/>
          <w:sz w:val="22"/>
          <w:szCs w:val="22"/>
        </w:rPr>
      </w:pPr>
      <w:r w:rsidRPr="00F673CA">
        <w:rPr>
          <w:rFonts w:ascii="Arial" w:hAnsi="Arial" w:cs="Arial"/>
          <w:b/>
          <w:sz w:val="22"/>
          <w:szCs w:val="22"/>
        </w:rPr>
        <w:t>UBICACIÓN EN LA ESTRUCTURA ORGANIZACIONAL</w:t>
      </w:r>
      <w:r w:rsidR="00F17D5B" w:rsidRPr="00F673CA">
        <w:rPr>
          <w:rFonts w:ascii="Arial" w:hAnsi="Arial" w:cs="Arial"/>
          <w:b/>
          <w:sz w:val="22"/>
          <w:szCs w:val="22"/>
          <w:rPrChange w:id="280" w:author="SANCHEZ SANCHEZ RICARDO" w:date="2020-01-24T18:13:00Z">
            <w:rPr>
              <w:rFonts w:ascii="Arial" w:hAnsi="Arial" w:cs="Arial"/>
              <w:b/>
              <w:sz w:val="22"/>
              <w:szCs w:val="22"/>
              <w:highlight w:val="yellow"/>
            </w:rPr>
          </w:rPrChange>
        </w:rPr>
        <w:t>.</w:t>
      </w:r>
    </w:p>
    <w:p w14:paraId="5A5A4746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46D2F61" w14:textId="2A01A7A3" w:rsidR="0093495A" w:rsidRPr="00F673CA" w:rsidRDefault="004C43E5" w:rsidP="0093495A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t>El rol de Dueño de proceso</w:t>
      </w:r>
      <w:r w:rsidR="0093495A" w:rsidRPr="00F673CA">
        <w:rPr>
          <w:rFonts w:ascii="Arial" w:hAnsi="Arial" w:cs="Arial"/>
          <w:sz w:val="20"/>
          <w:szCs w:val="20"/>
        </w:rPr>
        <w:t xml:space="preserve"> </w:t>
      </w:r>
      <w:r w:rsidRPr="00F673CA">
        <w:rPr>
          <w:rFonts w:ascii="Arial" w:hAnsi="Arial" w:cs="Arial"/>
          <w:sz w:val="20"/>
          <w:szCs w:val="20"/>
        </w:rPr>
        <w:t>d</w:t>
      </w:r>
      <w:r w:rsidR="0093495A" w:rsidRPr="00F673CA">
        <w:rPr>
          <w:rFonts w:ascii="Arial" w:hAnsi="Arial" w:cs="Arial"/>
          <w:sz w:val="20"/>
          <w:szCs w:val="20"/>
        </w:rPr>
        <w:t xml:space="preserve">el </w:t>
      </w:r>
      <w:proofErr w:type="gramStart"/>
      <w:r w:rsidR="0093495A" w:rsidRPr="00F673CA">
        <w:rPr>
          <w:rFonts w:ascii="Arial" w:hAnsi="Arial" w:cs="Arial"/>
          <w:sz w:val="20"/>
          <w:szCs w:val="20"/>
        </w:rPr>
        <w:t>SGC,</w:t>
      </w:r>
      <w:proofErr w:type="gramEnd"/>
      <w:r w:rsidR="0093495A" w:rsidRPr="00F673CA">
        <w:rPr>
          <w:rFonts w:ascii="Arial" w:hAnsi="Arial" w:cs="Arial"/>
          <w:sz w:val="20"/>
          <w:szCs w:val="20"/>
        </w:rPr>
        <w:t xml:space="preserve"> generalmente está relacionada con una posición de mando medio y/o superior dentro de la estructura de la Delegación INE </w:t>
      </w:r>
      <w:r w:rsidR="00F8702C" w:rsidRPr="00F673CA">
        <w:rPr>
          <w:rFonts w:ascii="Arial" w:hAnsi="Arial" w:cs="Arial"/>
          <w:sz w:val="20"/>
          <w:szCs w:val="20"/>
          <w:rPrChange w:id="281" w:author="SANCHEZ SANCHEZ RICARDO" w:date="2020-01-24T18:13:00Z">
            <w:rPr>
              <w:rFonts w:ascii="Arial" w:hAnsi="Arial" w:cs="Arial"/>
              <w:color w:val="76923C" w:themeColor="accent3" w:themeShade="BF"/>
              <w:sz w:val="20"/>
              <w:szCs w:val="20"/>
            </w:rPr>
          </w:rPrChange>
        </w:rPr>
        <w:t>Puebla</w:t>
      </w:r>
      <w:r w:rsidR="00F8702C" w:rsidRPr="00F673CA">
        <w:rPr>
          <w:rFonts w:ascii="Arial" w:hAnsi="Arial" w:cs="Arial"/>
          <w:sz w:val="20"/>
          <w:szCs w:val="20"/>
          <w:rPrChange w:id="282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="00F8702C" w:rsidRPr="00F673CA">
        <w:rPr>
          <w:rFonts w:ascii="Arial" w:hAnsi="Arial" w:cs="Arial"/>
          <w:sz w:val="20"/>
          <w:szCs w:val="20"/>
        </w:rPr>
        <w:t xml:space="preserve"> </w:t>
      </w:r>
      <w:r w:rsidR="0093495A" w:rsidRPr="00F673CA">
        <w:rPr>
          <w:rFonts w:ascii="Arial" w:hAnsi="Arial" w:cs="Arial"/>
          <w:sz w:val="20"/>
          <w:szCs w:val="20"/>
        </w:rPr>
        <w:t xml:space="preserve">ya que tiene bajo su responsabilidad el cumplimiento de objetivos de uno o varios procesos dentro de los </w:t>
      </w:r>
      <w:proofErr w:type="spellStart"/>
      <w:r w:rsidR="0093495A" w:rsidRPr="00F673CA">
        <w:rPr>
          <w:rFonts w:ascii="Arial" w:hAnsi="Arial" w:cs="Arial"/>
          <w:sz w:val="20"/>
          <w:szCs w:val="20"/>
        </w:rPr>
        <w:t>MAC´s</w:t>
      </w:r>
      <w:proofErr w:type="spellEnd"/>
      <w:r w:rsidR="0093495A" w:rsidRPr="00F673CA">
        <w:rPr>
          <w:rFonts w:ascii="Arial" w:hAnsi="Arial" w:cs="Arial"/>
          <w:sz w:val="20"/>
          <w:szCs w:val="20"/>
        </w:rPr>
        <w:t xml:space="preserve"> o Junta local Ejecutiva.</w:t>
      </w:r>
    </w:p>
    <w:p w14:paraId="7BBF8C1A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A QUIEN LE REPORTA:</w:t>
      </w:r>
      <w:r w:rsidRPr="00F673CA">
        <w:rPr>
          <w:rFonts w:ascii="Arial" w:hAnsi="Arial" w:cs="Arial"/>
          <w:sz w:val="20"/>
          <w:szCs w:val="20"/>
        </w:rPr>
        <w:t xml:space="preserve"> Reporta a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en el SGC.</w:t>
      </w:r>
    </w:p>
    <w:p w14:paraId="7E6EC8EA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1EA26E" w14:textId="32966E7C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CON QUÉ PUESTOS ESTÁ EN LÍNEA Y TIENE RELACIÓN:</w:t>
      </w:r>
      <w:r w:rsidRPr="00F673CA">
        <w:rPr>
          <w:rFonts w:ascii="Arial" w:hAnsi="Arial" w:cs="Arial"/>
          <w:sz w:val="20"/>
          <w:szCs w:val="20"/>
        </w:rPr>
        <w:t xml:space="preserve"> Se encuentra al mismo nivel que otros dueños de proceso</w:t>
      </w:r>
      <w:r w:rsidR="00F8702C" w:rsidRPr="00F673CA">
        <w:rPr>
          <w:rFonts w:ascii="Arial" w:hAnsi="Arial" w:cs="Arial"/>
          <w:sz w:val="20"/>
          <w:szCs w:val="20"/>
          <w:rPrChange w:id="283" w:author="SANCHEZ SANCHEZ RICARDO" w:date="2020-01-24T18:13:00Z">
            <w:rPr>
              <w:rFonts w:ascii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hAnsi="Arial" w:cs="Arial"/>
          <w:sz w:val="20"/>
          <w:szCs w:val="20"/>
        </w:rPr>
        <w:t xml:space="preserve"> que son a su vez clientes y/o proveedores internos de su propio proceso.</w:t>
      </w:r>
    </w:p>
    <w:p w14:paraId="614A45AD" w14:textId="77777777" w:rsidR="0093495A" w:rsidRPr="00F673CA" w:rsidRDefault="00C640D0" w:rsidP="00C640D0">
      <w:pPr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sz w:val="20"/>
          <w:szCs w:val="20"/>
        </w:rPr>
        <w:br w:type="page"/>
      </w:r>
    </w:p>
    <w:p w14:paraId="795FF774" w14:textId="3A2D9875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lastRenderedPageBreak/>
        <w:t>QUÉ PUESTOS SON SUBORDINADOS</w:t>
      </w:r>
      <w:r w:rsidR="00F17D5B" w:rsidRPr="00F673CA">
        <w:rPr>
          <w:rFonts w:ascii="Arial" w:hAnsi="Arial" w:cs="Arial"/>
          <w:b/>
          <w:sz w:val="20"/>
          <w:szCs w:val="20"/>
          <w:rPrChange w:id="284" w:author="SANCHEZ SANCHEZ RICARDO" w:date="2020-01-24T18:13:00Z">
            <w:rPr>
              <w:rFonts w:ascii="Arial" w:hAnsi="Arial" w:cs="Arial"/>
              <w:b/>
              <w:sz w:val="20"/>
              <w:szCs w:val="20"/>
              <w:highlight w:val="yellow"/>
            </w:rPr>
          </w:rPrChange>
        </w:rPr>
        <w:t>:</w:t>
      </w:r>
      <w:r w:rsidRPr="00F673CA">
        <w:rPr>
          <w:rFonts w:ascii="Arial" w:hAnsi="Arial" w:cs="Arial"/>
          <w:sz w:val="20"/>
          <w:szCs w:val="20"/>
        </w:rPr>
        <w:t xml:space="preserve"> El personal que pertenece a su proceso y que ejecuta actividades relacionadas al mismo.</w:t>
      </w:r>
    </w:p>
    <w:p w14:paraId="71A515C6" w14:textId="77777777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20887D4" w14:textId="0534460C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INTERNAS</w:t>
      </w:r>
      <w:r w:rsidR="00F17D5B" w:rsidRPr="00F673CA">
        <w:rPr>
          <w:rFonts w:ascii="Arial" w:hAnsi="Arial" w:cs="Arial"/>
          <w:b/>
          <w:sz w:val="20"/>
          <w:szCs w:val="20"/>
          <w:rPrChange w:id="285" w:author="SANCHEZ SANCHEZ RICARDO" w:date="2020-01-24T18:13:00Z">
            <w:rPr>
              <w:rFonts w:ascii="Arial" w:hAnsi="Arial" w:cs="Arial"/>
              <w:b/>
              <w:sz w:val="20"/>
              <w:szCs w:val="20"/>
              <w:highlight w:val="yellow"/>
            </w:rPr>
          </w:rPrChange>
        </w:rPr>
        <w:t>:</w:t>
      </w:r>
      <w:r w:rsidR="00F17D5B" w:rsidRPr="00F673CA">
        <w:rPr>
          <w:rFonts w:ascii="Arial" w:hAnsi="Arial" w:cs="Arial"/>
          <w:b/>
          <w:sz w:val="20"/>
          <w:szCs w:val="20"/>
        </w:rPr>
        <w:t xml:space="preserve"> </w:t>
      </w:r>
      <w:r w:rsidRPr="00F673CA">
        <w:rPr>
          <w:rFonts w:ascii="Arial" w:hAnsi="Arial" w:cs="Arial"/>
          <w:sz w:val="20"/>
          <w:szCs w:val="20"/>
        </w:rPr>
        <w:t xml:space="preserve">Tiene relación con la Coordinación del SGC en las etapas de implementación y mantenimiento del </w:t>
      </w:r>
      <w:r w:rsidR="00F673CA" w:rsidRPr="00F673CA">
        <w:rPr>
          <w:rFonts w:ascii="Arial" w:hAnsi="Arial" w:cs="Arial"/>
          <w:sz w:val="20"/>
          <w:szCs w:val="20"/>
        </w:rPr>
        <w:t>SGC</w:t>
      </w:r>
      <w:r w:rsidRPr="00F673CA">
        <w:rPr>
          <w:rFonts w:ascii="Arial" w:hAnsi="Arial" w:cs="Arial"/>
          <w:sz w:val="20"/>
          <w:szCs w:val="20"/>
        </w:rPr>
        <w:t xml:space="preserve">, con el Líder Auditor y los auditores internos en los ejercicios de auditoría interna, y con la Alta </w:t>
      </w:r>
      <w:r w:rsidR="00281226" w:rsidRPr="00F673CA">
        <w:rPr>
          <w:rFonts w:ascii="Arial" w:hAnsi="Arial" w:cs="Arial"/>
          <w:sz w:val="20"/>
          <w:szCs w:val="20"/>
        </w:rPr>
        <w:t>Dirección</w:t>
      </w:r>
      <w:r w:rsidRPr="00F673CA">
        <w:rPr>
          <w:rFonts w:ascii="Arial" w:hAnsi="Arial" w:cs="Arial"/>
          <w:sz w:val="20"/>
          <w:szCs w:val="20"/>
        </w:rPr>
        <w:t xml:space="preserve"> para reportar los indicadores de resultados de sus procesos, los planes de acciones correctivas y de mejora.</w:t>
      </w:r>
    </w:p>
    <w:p w14:paraId="6C4F9D7D" w14:textId="77777777" w:rsidR="004C43E5" w:rsidRPr="00F673CA" w:rsidRDefault="004C43E5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ECA58F1" w14:textId="75794286" w:rsidR="0093495A" w:rsidRPr="00F673CA" w:rsidRDefault="0093495A" w:rsidP="000D6A5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673CA">
        <w:rPr>
          <w:rFonts w:ascii="Arial" w:hAnsi="Arial" w:cs="Arial"/>
          <w:b/>
          <w:sz w:val="20"/>
          <w:szCs w:val="20"/>
        </w:rPr>
        <w:t>RELACIONES EXTERNAS</w:t>
      </w:r>
      <w:r w:rsidR="00F17D5B" w:rsidRPr="00F673CA">
        <w:rPr>
          <w:rFonts w:ascii="Arial" w:hAnsi="Arial" w:cs="Arial"/>
          <w:b/>
          <w:sz w:val="20"/>
          <w:szCs w:val="20"/>
          <w:rPrChange w:id="286" w:author="SANCHEZ SANCHEZ RICARDO" w:date="2020-01-24T18:13:00Z">
            <w:rPr>
              <w:rFonts w:ascii="Arial" w:hAnsi="Arial" w:cs="Arial"/>
              <w:b/>
              <w:sz w:val="20"/>
              <w:szCs w:val="20"/>
              <w:highlight w:val="yellow"/>
            </w:rPr>
          </w:rPrChange>
        </w:rPr>
        <w:t>:</w:t>
      </w:r>
      <w:r w:rsidR="00F17D5B" w:rsidRPr="00F673CA">
        <w:rPr>
          <w:rFonts w:ascii="Arial" w:hAnsi="Arial" w:cs="Arial"/>
          <w:b/>
          <w:sz w:val="20"/>
          <w:szCs w:val="20"/>
        </w:rPr>
        <w:t xml:space="preserve"> </w:t>
      </w:r>
      <w:r w:rsidRPr="00F673CA">
        <w:rPr>
          <w:rFonts w:ascii="Arial" w:hAnsi="Arial" w:cs="Arial"/>
          <w:sz w:val="20"/>
          <w:szCs w:val="20"/>
        </w:rPr>
        <w:t>Tiene relación con los auditores externos del organism</w:t>
      </w:r>
      <w:r w:rsidR="004C43E5" w:rsidRPr="00F673CA">
        <w:rPr>
          <w:rFonts w:ascii="Arial" w:hAnsi="Arial" w:cs="Arial"/>
          <w:sz w:val="20"/>
          <w:szCs w:val="20"/>
        </w:rPr>
        <w:t>o certificador, con la Ciudadanía</w:t>
      </w:r>
      <w:r w:rsidRPr="00F673CA">
        <w:rPr>
          <w:rFonts w:ascii="Arial" w:hAnsi="Arial" w:cs="Arial"/>
          <w:sz w:val="20"/>
          <w:szCs w:val="20"/>
        </w:rPr>
        <w:t xml:space="preserve"> </w:t>
      </w:r>
      <w:r w:rsidR="004C43E5" w:rsidRPr="00F673CA">
        <w:rPr>
          <w:rFonts w:ascii="Arial" w:hAnsi="Arial" w:cs="Arial"/>
          <w:sz w:val="20"/>
          <w:szCs w:val="20"/>
        </w:rPr>
        <w:t>y proveedores de la Institución</w:t>
      </w:r>
      <w:r w:rsidRPr="00F673CA">
        <w:rPr>
          <w:rFonts w:ascii="Arial" w:hAnsi="Arial" w:cs="Arial"/>
          <w:sz w:val="20"/>
          <w:szCs w:val="20"/>
        </w:rPr>
        <w:t>.</w:t>
      </w:r>
    </w:p>
    <w:p w14:paraId="53C2D34A" w14:textId="77777777" w:rsidR="009F214B" w:rsidRPr="00F673CA" w:rsidRDefault="009F214B" w:rsidP="000D6A56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30B17F" w14:textId="7B58C27A" w:rsidR="00AA5A4C" w:rsidRPr="00F673CA" w:rsidRDefault="00AA5A4C" w:rsidP="000111FD">
      <w:pPr>
        <w:pStyle w:val="Prrafodelista"/>
        <w:numPr>
          <w:ilvl w:val="1"/>
          <w:numId w:val="3"/>
        </w:numPr>
        <w:ind w:right="-93"/>
        <w:rPr>
          <w:rFonts w:ascii="Arial" w:eastAsia="Arial" w:hAnsi="Arial" w:cs="Arial"/>
          <w:b/>
        </w:rPr>
      </w:pPr>
      <w:bookmarkStart w:id="287" w:name="_tyjcwt" w:colFirst="0" w:colLast="0"/>
      <w:bookmarkStart w:id="288" w:name="_3dy6vkm" w:colFirst="0" w:colLast="0"/>
      <w:bookmarkEnd w:id="287"/>
      <w:bookmarkEnd w:id="288"/>
      <w:r w:rsidRPr="00F673CA">
        <w:rPr>
          <w:rFonts w:ascii="Arial" w:eastAsia="Arial" w:hAnsi="Arial" w:cs="Arial"/>
          <w:b/>
        </w:rPr>
        <w:t>EVALUACIÓN DEL DESEMPEÑO</w:t>
      </w:r>
      <w:r w:rsidR="00ED2924" w:rsidRPr="00F673CA">
        <w:rPr>
          <w:rFonts w:ascii="Arial" w:eastAsia="Arial" w:hAnsi="Arial" w:cs="Arial"/>
          <w:b/>
          <w:rPrChange w:id="289" w:author="SANCHEZ SANCHEZ RICARDO" w:date="2020-01-24T18:13:00Z">
            <w:rPr>
              <w:rFonts w:ascii="Arial" w:eastAsia="Arial" w:hAnsi="Arial" w:cs="Arial"/>
              <w:b/>
              <w:highlight w:val="yellow"/>
            </w:rPr>
          </w:rPrChange>
        </w:rPr>
        <w:t>.</w:t>
      </w:r>
    </w:p>
    <w:p w14:paraId="0B163965" w14:textId="77777777" w:rsidR="00AA5A4C" w:rsidRPr="00F673CA" w:rsidRDefault="00AA5A4C" w:rsidP="000D6A56">
      <w:pP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14:paraId="6EA48CAA" w14:textId="360C8CE6" w:rsidR="009F214B" w:rsidRPr="00F673CA" w:rsidRDefault="00AA5A4C" w:rsidP="000D6A56">
      <w:pP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1.4.1 </w:t>
      </w:r>
      <w:r w:rsidR="00141F8F" w:rsidRPr="00F673CA">
        <w:rPr>
          <w:rFonts w:ascii="Arial" w:eastAsia="Arial" w:hAnsi="Arial" w:cs="Arial"/>
          <w:b/>
          <w:sz w:val="20"/>
          <w:szCs w:val="20"/>
        </w:rPr>
        <w:t xml:space="preserve">REVISIÓN POR LA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="00ED2924" w:rsidRPr="00F673CA">
        <w:rPr>
          <w:rFonts w:ascii="Arial" w:eastAsia="Arial" w:hAnsi="Arial" w:cs="Arial"/>
          <w:b/>
          <w:sz w:val="20"/>
          <w:szCs w:val="20"/>
          <w:rPrChange w:id="290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yellow"/>
            </w:rPr>
          </w:rPrChange>
        </w:rPr>
        <w:t>.</w:t>
      </w:r>
    </w:p>
    <w:p w14:paraId="39B53FB5" w14:textId="77777777" w:rsidR="009F214B" w:rsidRPr="00F673CA" w:rsidRDefault="009F214B" w:rsidP="000D6A56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7959D698" w14:textId="68EB4F59" w:rsidR="009F214B" w:rsidRPr="00F673CA" w:rsidRDefault="00141F8F" w:rsidP="000D6A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FECHAS Y PARTICIPANTES EN LA REVISIÓN POR LA </w:t>
      </w:r>
      <w:r w:rsidR="004C43E5" w:rsidRPr="00F673CA">
        <w:rPr>
          <w:rFonts w:ascii="Arial" w:eastAsia="Arial" w:hAnsi="Arial" w:cs="Arial"/>
          <w:b/>
          <w:sz w:val="20"/>
          <w:szCs w:val="20"/>
        </w:rPr>
        <w:t xml:space="preserve">ALTA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="00ED2924" w:rsidRPr="00F673CA">
        <w:rPr>
          <w:rFonts w:ascii="Arial" w:eastAsia="Arial" w:hAnsi="Arial" w:cs="Arial"/>
          <w:b/>
          <w:sz w:val="20"/>
          <w:szCs w:val="20"/>
          <w:rPrChange w:id="291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yellow"/>
            </w:rPr>
          </w:rPrChange>
        </w:rPr>
        <w:t>.</w:t>
      </w:r>
    </w:p>
    <w:p w14:paraId="068A8F3E" w14:textId="77777777" w:rsidR="009F214B" w:rsidRPr="00F673CA" w:rsidRDefault="009F214B" w:rsidP="000D6A56">
      <w:pPr>
        <w:spacing w:after="0" w:line="240" w:lineRule="auto"/>
        <w:ind w:left="360" w:right="-93" w:hanging="426"/>
        <w:jc w:val="both"/>
        <w:rPr>
          <w:rFonts w:ascii="Arial" w:eastAsia="Arial" w:hAnsi="Arial" w:cs="Arial"/>
          <w:sz w:val="20"/>
          <w:szCs w:val="20"/>
        </w:rPr>
      </w:pPr>
    </w:p>
    <w:p w14:paraId="0CA5E11E" w14:textId="77777777" w:rsidR="009F214B" w:rsidRPr="00F673CA" w:rsidRDefault="00141F8F" w:rsidP="000D6A56">
      <w:pPr>
        <w:spacing w:after="0" w:line="240" w:lineRule="auto"/>
        <w:ind w:left="360" w:right="-93" w:hanging="426"/>
        <w:jc w:val="both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¿Cuándo y quiénes deben ejecutar el ejercicio de Revisión por la </w:t>
      </w:r>
      <w:r w:rsidR="004C43E5" w:rsidRPr="00F673CA">
        <w:rPr>
          <w:rFonts w:ascii="Arial" w:eastAsia="Arial" w:hAnsi="Arial" w:cs="Arial"/>
          <w:b/>
          <w:sz w:val="20"/>
          <w:szCs w:val="20"/>
        </w:rPr>
        <w:t xml:space="preserve">Alta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Pr="00F673CA">
        <w:rPr>
          <w:rFonts w:ascii="Arial" w:eastAsia="Arial" w:hAnsi="Arial" w:cs="Arial"/>
          <w:b/>
          <w:sz w:val="20"/>
          <w:szCs w:val="20"/>
        </w:rPr>
        <w:t xml:space="preserve"> al SGC?</w:t>
      </w:r>
    </w:p>
    <w:p w14:paraId="52B9FA17" w14:textId="77777777" w:rsidR="009F214B" w:rsidRPr="00F673CA" w:rsidRDefault="009F214B" w:rsidP="000D6A5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43BC150E" w14:textId="77777777" w:rsidR="009F214B" w:rsidRPr="00F673CA" w:rsidRDefault="00141F8F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  <w:rPrChange w:id="292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>Durante la etapa de implementación del sistema, se recomienda realizar el ejercicio entre intervalos de tiempo cortos, seleccionando los puntos de “entradas para la revisión” de los q</w:t>
      </w:r>
      <w:r w:rsidR="007F49BC" w:rsidRPr="00F673CA">
        <w:rPr>
          <w:rFonts w:ascii="Arial" w:eastAsia="Arial" w:hAnsi="Arial" w:cs="Arial"/>
          <w:sz w:val="20"/>
          <w:szCs w:val="20"/>
          <w:rPrChange w:id="293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>ue ya se cuente con evidencia. (</w:t>
      </w:r>
      <w:r w:rsidRPr="00F673CA">
        <w:rPr>
          <w:rFonts w:ascii="Arial" w:eastAsia="Arial" w:hAnsi="Arial" w:cs="Arial"/>
          <w:sz w:val="20"/>
          <w:szCs w:val="20"/>
          <w:rPrChange w:id="294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>ver</w:t>
      </w:r>
      <w:r w:rsidRPr="00F673CA">
        <w:rPr>
          <w:rFonts w:ascii="Arial" w:eastAsia="Arial" w:hAnsi="Arial" w:cs="Arial"/>
          <w:sz w:val="20"/>
          <w:szCs w:val="20"/>
        </w:rPr>
        <w:t xml:space="preserve"> Minuta y calendario de actividades de Planeación de la Revisión al SGC por la Alta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="007F49BC" w:rsidRPr="00F673CA">
        <w:rPr>
          <w:rFonts w:ascii="Arial" w:eastAsia="Arial" w:hAnsi="Arial" w:cs="Arial"/>
          <w:sz w:val="20"/>
          <w:szCs w:val="20"/>
        </w:rPr>
        <w:t>)</w:t>
      </w:r>
      <w:r w:rsidRPr="00F673CA">
        <w:rPr>
          <w:rFonts w:ascii="Arial" w:eastAsia="Arial" w:hAnsi="Arial" w:cs="Arial"/>
          <w:sz w:val="20"/>
          <w:szCs w:val="20"/>
        </w:rPr>
        <w:t>.</w:t>
      </w:r>
    </w:p>
    <w:p w14:paraId="2180859E" w14:textId="59952DB3" w:rsidR="009F214B" w:rsidRPr="00F673CA" w:rsidRDefault="00141F8F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  <w:rPrChange w:id="295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</w:pPr>
      <w:r w:rsidRPr="00F673CA">
        <w:rPr>
          <w:rFonts w:ascii="Arial" w:eastAsia="Arial" w:hAnsi="Arial" w:cs="Arial"/>
          <w:sz w:val="20"/>
          <w:szCs w:val="20"/>
          <w:rPrChange w:id="296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>En la etapa de mantenimiento</w:t>
      </w:r>
      <w:r w:rsidR="00F8702C" w:rsidRPr="00F673CA">
        <w:rPr>
          <w:rFonts w:ascii="Arial" w:eastAsia="Arial" w:hAnsi="Arial" w:cs="Arial"/>
          <w:sz w:val="20"/>
          <w:szCs w:val="20"/>
          <w:rPrChange w:id="297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  <w:rPrChange w:id="298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 xml:space="preserve"> se puede espaciar los ejercicios en intervalos de tiempo mayor en forma semestral y/o anual, incluyendo todas las entradas para la revisión.</w:t>
      </w:r>
    </w:p>
    <w:p w14:paraId="5A92B578" w14:textId="77777777" w:rsidR="007F49BC" w:rsidRPr="00F673CA" w:rsidRDefault="007F49BC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  <w:rPrChange w:id="299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</w:pPr>
    </w:p>
    <w:p w14:paraId="4948A9D7" w14:textId="77777777" w:rsidR="009F214B" w:rsidRPr="00F673CA" w:rsidRDefault="00141F8F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LOS 7 PASOS PARA LA REVISIÓN POR LA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Pr="00F673CA">
        <w:rPr>
          <w:rFonts w:ascii="Arial" w:eastAsia="Arial" w:hAnsi="Arial" w:cs="Arial"/>
          <w:b/>
          <w:sz w:val="20"/>
          <w:szCs w:val="20"/>
        </w:rPr>
        <w:t xml:space="preserve"> SON: </w:t>
      </w:r>
    </w:p>
    <w:p w14:paraId="03A87081" w14:textId="77777777" w:rsidR="009F214B" w:rsidRPr="00F673CA" w:rsidRDefault="009F214B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eastAsia="Arial" w:hAnsi="Arial" w:cs="Arial"/>
          <w:b/>
          <w:sz w:val="20"/>
          <w:szCs w:val="20"/>
        </w:rPr>
      </w:pPr>
    </w:p>
    <w:p w14:paraId="6FF0BEB5" w14:textId="77777777" w:rsidR="009F214B" w:rsidRPr="00F673CA" w:rsidRDefault="00141F8F" w:rsidP="0093495A">
      <w:pPr>
        <w:spacing w:after="240" w:line="240" w:lineRule="auto"/>
        <w:ind w:left="360" w:right="-93" w:hanging="426"/>
        <w:jc w:val="both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>¿Cuáles son los pasos por seguir para ejecutar el ejercicio?</w:t>
      </w:r>
    </w:p>
    <w:p w14:paraId="01D1084A" w14:textId="2818BBB4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>Los responsables de áreas/procesos</w:t>
      </w:r>
      <w:r w:rsidR="00E76172" w:rsidRPr="00F673CA">
        <w:rPr>
          <w:rFonts w:ascii="Arial" w:eastAsia="Arial" w:hAnsi="Arial" w:cs="Arial"/>
          <w:sz w:val="20"/>
          <w:szCs w:val="20"/>
          <w:rPrChange w:id="300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</w:rPr>
        <w:t xml:space="preserve"> realizan el informe de acuerdo con los puntos/temas solicitados por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. </w:t>
      </w:r>
      <w:r w:rsidRPr="00F673CA">
        <w:rPr>
          <w:rFonts w:ascii="Arial" w:eastAsia="Arial" w:hAnsi="Arial" w:cs="Arial"/>
          <w:sz w:val="20"/>
          <w:szCs w:val="20"/>
          <w:rPrChange w:id="301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Entradas por </w:t>
      </w:r>
      <w:r w:rsidR="007F49BC" w:rsidRPr="00F673CA">
        <w:rPr>
          <w:rFonts w:ascii="Arial" w:eastAsia="Arial" w:hAnsi="Arial" w:cs="Arial"/>
          <w:sz w:val="20"/>
          <w:szCs w:val="20"/>
          <w:rPrChange w:id="302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la revisión por la </w:t>
      </w:r>
      <w:r w:rsidR="004C43E5" w:rsidRPr="00F673CA">
        <w:rPr>
          <w:rFonts w:ascii="Arial" w:eastAsia="Arial" w:hAnsi="Arial" w:cs="Arial"/>
          <w:sz w:val="20"/>
          <w:szCs w:val="20"/>
          <w:rPrChange w:id="303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Alta </w:t>
      </w:r>
      <w:r w:rsidR="00281226" w:rsidRPr="00F673CA">
        <w:rPr>
          <w:rFonts w:ascii="Arial" w:eastAsia="Arial" w:hAnsi="Arial" w:cs="Arial"/>
          <w:sz w:val="20"/>
          <w:szCs w:val="20"/>
          <w:rPrChange w:id="304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>Dirección</w:t>
      </w:r>
      <w:r w:rsidRPr="00F673CA">
        <w:rPr>
          <w:rFonts w:ascii="Arial" w:eastAsia="Arial" w:hAnsi="Arial" w:cs="Arial"/>
          <w:sz w:val="20"/>
          <w:szCs w:val="20"/>
          <w:rPrChange w:id="305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green"/>
            </w:rPr>
          </w:rPrChange>
        </w:rPr>
        <w:t>.</w:t>
      </w:r>
    </w:p>
    <w:p w14:paraId="4B37ACF7" w14:textId="13123D01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 xml:space="preserve">Los responsables de áreas/procesos entregan informe a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 vía e-mail / Drive /Impresa</w:t>
      </w:r>
      <w:r w:rsidR="00E76172" w:rsidRPr="00F673CA">
        <w:rPr>
          <w:rFonts w:ascii="Arial" w:eastAsia="Arial" w:hAnsi="Arial" w:cs="Arial"/>
          <w:sz w:val="20"/>
          <w:szCs w:val="20"/>
          <w:rPrChange w:id="306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</w:rPr>
        <w:t xml:space="preserve"> al menos un día antes de la fecha de convocatoria por las vías de distribución institucionales.</w:t>
      </w:r>
    </w:p>
    <w:p w14:paraId="31F34E69" w14:textId="4EDD344D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>Los responsables de áreas/procesos</w:t>
      </w:r>
      <w:r w:rsidR="00E76172" w:rsidRPr="00F673CA">
        <w:rPr>
          <w:rFonts w:ascii="Arial" w:eastAsia="Arial" w:hAnsi="Arial" w:cs="Arial"/>
          <w:sz w:val="20"/>
          <w:szCs w:val="20"/>
          <w:rPrChange w:id="307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</w:rPr>
        <w:t xml:space="preserve"> exponen los aspectos relevantes en</w:t>
      </w:r>
      <w:r w:rsidRPr="00F673CA">
        <w:rPr>
          <w:rFonts w:ascii="Arial" w:eastAsia="Arial" w:hAnsi="Arial" w:cs="Arial"/>
          <w:b/>
          <w:sz w:val="20"/>
          <w:szCs w:val="20"/>
        </w:rPr>
        <w:t xml:space="preserve"> reunión </w:t>
      </w:r>
      <w:r w:rsidRPr="00F673CA">
        <w:rPr>
          <w:rFonts w:ascii="Arial" w:eastAsia="Arial" w:hAnsi="Arial" w:cs="Arial"/>
          <w:sz w:val="20"/>
          <w:szCs w:val="20"/>
        </w:rPr>
        <w:t xml:space="preserve">con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 en la fecha programada.</w:t>
      </w:r>
    </w:p>
    <w:p w14:paraId="5E13D1FB" w14:textId="2ED43234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 xml:space="preserve">Los participantes a la </w:t>
      </w:r>
      <w:proofErr w:type="gramStart"/>
      <w:r w:rsidRPr="00F673CA">
        <w:rPr>
          <w:rFonts w:ascii="Arial" w:eastAsia="Arial" w:hAnsi="Arial" w:cs="Arial"/>
          <w:sz w:val="20"/>
          <w:szCs w:val="20"/>
        </w:rPr>
        <w:t>reunión</w:t>
      </w:r>
      <w:r w:rsidR="00E76172" w:rsidRPr="00F673CA">
        <w:rPr>
          <w:rFonts w:ascii="Arial" w:eastAsia="Arial" w:hAnsi="Arial" w:cs="Arial"/>
          <w:sz w:val="20"/>
          <w:szCs w:val="20"/>
          <w:rPrChange w:id="308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proofErr w:type="gramEnd"/>
      <w:r w:rsidRPr="00F673CA">
        <w:rPr>
          <w:rFonts w:ascii="Arial" w:eastAsia="Arial" w:hAnsi="Arial" w:cs="Arial"/>
          <w:sz w:val="20"/>
          <w:szCs w:val="20"/>
        </w:rPr>
        <w:t xml:space="preserve"> analizan los datos (operación, acciones correctivas, atención riesgos, etc.) de los puntos que se declaran como “</w:t>
      </w:r>
      <w:r w:rsidRPr="00F673CA">
        <w:rPr>
          <w:rFonts w:ascii="Arial" w:eastAsia="Arial" w:hAnsi="Arial" w:cs="Arial"/>
          <w:sz w:val="20"/>
          <w:szCs w:val="20"/>
          <w:rPrChange w:id="309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entradas revisión por la </w:t>
      </w:r>
      <w:r w:rsidR="00281226" w:rsidRPr="00F673CA">
        <w:rPr>
          <w:rFonts w:ascii="Arial" w:eastAsia="Arial" w:hAnsi="Arial" w:cs="Arial"/>
          <w:sz w:val="20"/>
          <w:szCs w:val="20"/>
          <w:rPrChange w:id="310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>”.</w:t>
      </w:r>
    </w:p>
    <w:p w14:paraId="396B8118" w14:textId="77777777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 xml:space="preserve">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 tomará decisiones relativas a los puntos que se </w:t>
      </w:r>
      <w:proofErr w:type="gramStart"/>
      <w:r w:rsidRPr="00F673CA">
        <w:rPr>
          <w:rFonts w:ascii="Arial" w:eastAsia="Arial" w:hAnsi="Arial" w:cs="Arial"/>
          <w:sz w:val="20"/>
          <w:szCs w:val="20"/>
        </w:rPr>
        <w:t xml:space="preserve">declaran </w:t>
      </w:r>
      <w:r w:rsidR="005911E8" w:rsidRPr="00F673CA">
        <w:rPr>
          <w:rFonts w:ascii="Arial" w:eastAsia="Arial" w:hAnsi="Arial" w:cs="Arial"/>
          <w:sz w:val="20"/>
          <w:szCs w:val="20"/>
        </w:rPr>
        <w:t>como</w:t>
      </w:r>
      <w:proofErr w:type="gramEnd"/>
      <w:r w:rsidR="005911E8" w:rsidRPr="00F673CA">
        <w:rPr>
          <w:rFonts w:ascii="Arial" w:eastAsia="Arial" w:hAnsi="Arial" w:cs="Arial"/>
          <w:sz w:val="20"/>
          <w:szCs w:val="20"/>
        </w:rPr>
        <w:t xml:space="preserve"> </w:t>
      </w:r>
      <w:r w:rsidRPr="00F673CA">
        <w:rPr>
          <w:rFonts w:ascii="Arial" w:eastAsia="Arial" w:hAnsi="Arial" w:cs="Arial"/>
          <w:sz w:val="20"/>
          <w:szCs w:val="20"/>
          <w:rPrChange w:id="311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entradas </w:t>
      </w:r>
      <w:r w:rsidR="005911E8" w:rsidRPr="00F673CA">
        <w:rPr>
          <w:rFonts w:ascii="Arial" w:eastAsia="Arial" w:hAnsi="Arial" w:cs="Arial"/>
          <w:sz w:val="20"/>
          <w:szCs w:val="20"/>
          <w:rPrChange w:id="312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en la </w:t>
      </w:r>
      <w:r w:rsidRPr="00F673CA">
        <w:rPr>
          <w:rFonts w:ascii="Arial" w:eastAsia="Arial" w:hAnsi="Arial" w:cs="Arial"/>
          <w:sz w:val="20"/>
          <w:szCs w:val="20"/>
          <w:rPrChange w:id="313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 xml:space="preserve">revisión por la </w:t>
      </w:r>
      <w:r w:rsidR="00281226" w:rsidRPr="00F673CA">
        <w:rPr>
          <w:rFonts w:ascii="Arial" w:eastAsia="Arial" w:hAnsi="Arial" w:cs="Arial"/>
          <w:sz w:val="20"/>
          <w:szCs w:val="20"/>
          <w:rPrChange w:id="314" w:author="SANCHEZ SANCHEZ RICARDO" w:date="2020-01-24T18:13:00Z">
            <w:rPr>
              <w:rFonts w:ascii="Arial" w:eastAsia="Arial" w:hAnsi="Arial" w:cs="Arial"/>
              <w:color w:val="FF0000"/>
              <w:sz w:val="20"/>
              <w:szCs w:val="20"/>
              <w:highlight w:val="green"/>
            </w:rPr>
          </w:rPrChange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>.</w:t>
      </w:r>
    </w:p>
    <w:p w14:paraId="6C4459AC" w14:textId="2B596A71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 xml:space="preserve">La Coordinación del SGC comunica los resultados de la revisión por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 con una minuta</w:t>
      </w:r>
      <w:r w:rsidR="00E76172" w:rsidRPr="00F673CA">
        <w:rPr>
          <w:rFonts w:ascii="Arial" w:eastAsia="Arial" w:hAnsi="Arial" w:cs="Arial"/>
          <w:sz w:val="20"/>
          <w:szCs w:val="20"/>
          <w:rPrChange w:id="315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</w:rPr>
        <w:t xml:space="preserve"> previa aprobación de la Alta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 en el SGC, por las vías de distribución institucionales.</w:t>
      </w:r>
    </w:p>
    <w:p w14:paraId="1531012A" w14:textId="77777777" w:rsidR="009F214B" w:rsidRPr="00F673CA" w:rsidRDefault="00141F8F" w:rsidP="000111FD">
      <w:pPr>
        <w:numPr>
          <w:ilvl w:val="0"/>
          <w:numId w:val="1"/>
        </w:num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 xml:space="preserve">Conservar la información documentada de las revisiones por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>, a manera de expediente incluye: info</w:t>
      </w:r>
      <w:r w:rsidR="00C5347F" w:rsidRPr="00F673CA">
        <w:rPr>
          <w:rFonts w:ascii="Arial" w:eastAsia="Arial" w:hAnsi="Arial" w:cs="Arial"/>
          <w:sz w:val="20"/>
          <w:szCs w:val="20"/>
        </w:rPr>
        <w:t>rmes de resultados y la</w:t>
      </w:r>
      <w:r w:rsidR="00C4068B" w:rsidRPr="00F673CA">
        <w:rPr>
          <w:rFonts w:ascii="Arial" w:eastAsia="Arial" w:hAnsi="Arial" w:cs="Arial"/>
          <w:sz w:val="20"/>
          <w:szCs w:val="20"/>
        </w:rPr>
        <w:t>s</w:t>
      </w:r>
      <w:r w:rsidR="00C5347F" w:rsidRPr="00F673CA">
        <w:rPr>
          <w:rFonts w:ascii="Arial" w:eastAsia="Arial" w:hAnsi="Arial" w:cs="Arial"/>
          <w:sz w:val="20"/>
          <w:szCs w:val="20"/>
        </w:rPr>
        <w:t xml:space="preserve"> minuta</w:t>
      </w:r>
      <w:r w:rsidR="00C4068B" w:rsidRPr="00F673CA">
        <w:rPr>
          <w:rFonts w:ascii="Arial" w:eastAsia="Arial" w:hAnsi="Arial" w:cs="Arial"/>
          <w:sz w:val="20"/>
          <w:szCs w:val="20"/>
        </w:rPr>
        <w:t>s</w:t>
      </w:r>
      <w:r w:rsidR="00C5347F" w:rsidRPr="00F673CA">
        <w:rPr>
          <w:rFonts w:ascii="Arial" w:eastAsia="Arial" w:hAnsi="Arial" w:cs="Arial"/>
          <w:sz w:val="20"/>
          <w:szCs w:val="20"/>
        </w:rPr>
        <w:t>.</w:t>
      </w:r>
    </w:p>
    <w:p w14:paraId="14066E78" w14:textId="77777777" w:rsidR="009F214B" w:rsidRPr="00F673CA" w:rsidRDefault="00C640D0" w:rsidP="00C640D0">
      <w:pPr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br w:type="page"/>
      </w:r>
    </w:p>
    <w:p w14:paraId="55C8ACA3" w14:textId="6712D241" w:rsidR="009F214B" w:rsidRPr="00F673CA" w:rsidRDefault="00141F8F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lastRenderedPageBreak/>
        <w:t xml:space="preserve">ENTRADAS A LA REVISIÓN POR LA </w:t>
      </w:r>
      <w:r w:rsidR="004C43E5" w:rsidRPr="00F673CA">
        <w:rPr>
          <w:rFonts w:ascii="Arial" w:eastAsia="Arial" w:hAnsi="Arial" w:cs="Arial"/>
          <w:b/>
          <w:sz w:val="20"/>
          <w:szCs w:val="20"/>
        </w:rPr>
        <w:t xml:space="preserve">ALTA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="00B705AB" w:rsidRPr="00F673CA">
        <w:rPr>
          <w:rFonts w:ascii="Arial" w:eastAsia="Arial" w:hAnsi="Arial" w:cs="Arial"/>
          <w:b/>
          <w:sz w:val="20"/>
          <w:szCs w:val="20"/>
          <w:rPrChange w:id="316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yellow"/>
            </w:rPr>
          </w:rPrChange>
        </w:rPr>
        <w:t>.</w:t>
      </w:r>
    </w:p>
    <w:p w14:paraId="0E93C827" w14:textId="77777777" w:rsidR="009F214B" w:rsidRPr="00F673CA" w:rsidRDefault="009F214B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14:paraId="567238F6" w14:textId="77777777" w:rsidR="009F214B" w:rsidRPr="00F673CA" w:rsidRDefault="00141F8F" w:rsidP="0093495A">
      <w:pPr>
        <w:spacing w:after="0" w:line="240" w:lineRule="auto"/>
        <w:ind w:left="360" w:right="-93" w:hanging="426"/>
        <w:jc w:val="both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¿Qué información solicitará la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Pr="00F673CA">
        <w:rPr>
          <w:rFonts w:ascii="Arial" w:eastAsia="Arial" w:hAnsi="Arial" w:cs="Arial"/>
          <w:b/>
          <w:sz w:val="20"/>
          <w:szCs w:val="20"/>
        </w:rPr>
        <w:t xml:space="preserve"> para revisar?</w:t>
      </w:r>
    </w:p>
    <w:p w14:paraId="7700296E" w14:textId="77777777" w:rsidR="009F214B" w:rsidRPr="00F673CA" w:rsidRDefault="009F214B" w:rsidP="0093495A">
      <w:pPr>
        <w:spacing w:after="0" w:line="240" w:lineRule="auto"/>
        <w:ind w:left="360" w:right="-93" w:hanging="426"/>
        <w:jc w:val="both"/>
        <w:rPr>
          <w:rFonts w:ascii="Arial" w:eastAsia="Arial" w:hAnsi="Arial" w:cs="Arial"/>
          <w:sz w:val="20"/>
          <w:szCs w:val="20"/>
        </w:rPr>
      </w:pPr>
    </w:p>
    <w:p w14:paraId="5C4248A9" w14:textId="24BC2458" w:rsidR="009F214B" w:rsidRPr="00F673CA" w:rsidRDefault="00141F8F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 xml:space="preserve">Las entradas son los elementos de análisis para la toma de </w:t>
      </w:r>
      <w:r w:rsidR="00C640D0" w:rsidRPr="00F673CA">
        <w:rPr>
          <w:rFonts w:ascii="Arial" w:eastAsia="Arial" w:hAnsi="Arial" w:cs="Arial"/>
          <w:sz w:val="20"/>
          <w:szCs w:val="20"/>
        </w:rPr>
        <w:t>decisiones</w:t>
      </w:r>
      <w:r w:rsidR="00B705AB" w:rsidRPr="00F673CA">
        <w:rPr>
          <w:rFonts w:ascii="Arial" w:eastAsia="Arial" w:hAnsi="Arial" w:cs="Arial"/>
          <w:sz w:val="20"/>
          <w:szCs w:val="20"/>
        </w:rPr>
        <w:t xml:space="preserve"> por parte de la </w:t>
      </w:r>
      <w:r w:rsidR="00B705AB" w:rsidRPr="00F673CA">
        <w:rPr>
          <w:rFonts w:ascii="Arial" w:eastAsia="Arial" w:hAnsi="Arial" w:cs="Arial"/>
          <w:sz w:val="20"/>
          <w:szCs w:val="20"/>
          <w:rPrChange w:id="317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A</w:t>
      </w:r>
      <w:r w:rsidRPr="00F673CA">
        <w:rPr>
          <w:rFonts w:ascii="Arial" w:eastAsia="Arial" w:hAnsi="Arial" w:cs="Arial"/>
          <w:sz w:val="20"/>
          <w:szCs w:val="20"/>
        </w:rPr>
        <w:t xml:space="preserve">lta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, debe ser presentada de forma clara y concisa. De acuerdo con la Norma ISO 9001:2015 se </w:t>
      </w:r>
      <w:proofErr w:type="gramStart"/>
      <w:r w:rsidRPr="00F673CA">
        <w:rPr>
          <w:rFonts w:ascii="Arial" w:eastAsia="Arial" w:hAnsi="Arial" w:cs="Arial"/>
          <w:sz w:val="20"/>
          <w:szCs w:val="20"/>
        </w:rPr>
        <w:t>declaran como</w:t>
      </w:r>
      <w:proofErr w:type="gramEnd"/>
      <w:r w:rsidRPr="00F673CA">
        <w:rPr>
          <w:rFonts w:ascii="Arial" w:eastAsia="Arial" w:hAnsi="Arial" w:cs="Arial"/>
          <w:sz w:val="20"/>
          <w:szCs w:val="20"/>
        </w:rPr>
        <w:t xml:space="preserve"> entradas para la revisión por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: </w:t>
      </w:r>
    </w:p>
    <w:p w14:paraId="75EA6437" w14:textId="77777777" w:rsidR="00C640D0" w:rsidRPr="00F673CA" w:rsidRDefault="00C640D0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Style w:val="2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365"/>
        <w:gridCol w:w="5453"/>
      </w:tblGrid>
      <w:tr w:rsidR="00F673CA" w:rsidRPr="00F673CA" w14:paraId="1CA41E44" w14:textId="77777777" w:rsidTr="00BC3F98">
        <w:trPr>
          <w:trHeight w:val="500"/>
          <w:tblHeader/>
        </w:trPr>
        <w:tc>
          <w:tcPr>
            <w:tcW w:w="1908" w:type="pct"/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3969B" w14:textId="77777777" w:rsidR="00BC3F98" w:rsidRPr="00F673CA" w:rsidRDefault="00BC3F98" w:rsidP="0093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>Entrada</w:t>
            </w:r>
          </w:p>
          <w:p w14:paraId="56857F44" w14:textId="77777777" w:rsidR="00BC3F98" w:rsidRPr="00F673CA" w:rsidRDefault="00BC3F98" w:rsidP="0093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>(Puntos a revisar)</w:t>
            </w:r>
          </w:p>
        </w:tc>
        <w:tc>
          <w:tcPr>
            <w:tcW w:w="3092" w:type="pct"/>
            <w:shd w:val="clear" w:color="auto" w:fill="95005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02E11" w14:textId="77777777" w:rsidR="00BC3F98" w:rsidRPr="00F673CA" w:rsidRDefault="00BC3F98" w:rsidP="00934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b/>
                <w:sz w:val="20"/>
                <w:szCs w:val="20"/>
              </w:rPr>
              <w:t xml:space="preserve">Responsable de informar las entradas a la revisión por la </w:t>
            </w:r>
            <w:r w:rsidR="00281226" w:rsidRPr="00F673CA">
              <w:rPr>
                <w:rFonts w:ascii="Arial" w:eastAsia="Arial" w:hAnsi="Arial" w:cs="Arial"/>
                <w:b/>
                <w:sz w:val="20"/>
                <w:szCs w:val="20"/>
              </w:rPr>
              <w:t>Dirección</w:t>
            </w:r>
          </w:p>
        </w:tc>
      </w:tr>
      <w:tr w:rsidR="00F673CA" w:rsidRPr="00F673CA" w14:paraId="45824DC3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9D33E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El estado de las acciones de las revisiones por la </w:t>
            </w:r>
            <w:r w:rsidR="004C43E5" w:rsidRPr="00F673CA">
              <w:rPr>
                <w:rFonts w:ascii="Arial" w:eastAsia="Arial" w:hAnsi="Arial" w:cs="Arial"/>
                <w:sz w:val="20"/>
                <w:szCs w:val="20"/>
              </w:rPr>
              <w:t xml:space="preserve">Alta </w:t>
            </w:r>
            <w:r w:rsidR="00281226" w:rsidRPr="00F673CA">
              <w:rPr>
                <w:rFonts w:ascii="Arial" w:eastAsia="Arial" w:hAnsi="Arial" w:cs="Arial"/>
                <w:sz w:val="20"/>
                <w:szCs w:val="20"/>
              </w:rPr>
              <w:t>Dirección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previas.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9E8BC" w14:textId="37F4ABA8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Responsables de acciones y compromisos de revisiones previas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18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  <w:tr w:rsidR="00F673CA" w:rsidRPr="00F673CA" w14:paraId="791F8944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E0709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Los cambios en las cuestiones externas e internas que sean pertinentes al SGC.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ABE6" w14:textId="135EDD28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Alta </w:t>
            </w:r>
            <w:r w:rsidR="00281226" w:rsidRPr="00F673CA">
              <w:rPr>
                <w:rFonts w:ascii="Arial" w:eastAsia="Arial" w:hAnsi="Arial" w:cs="Arial"/>
                <w:sz w:val="20"/>
                <w:szCs w:val="20"/>
              </w:rPr>
              <w:t>Dirección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(VE; VRFE; VS) y/o Dueños de procesos que hayan atendido “cambios p</w:t>
            </w:r>
            <w:r w:rsidR="00B705AB" w:rsidRPr="00F673CA">
              <w:rPr>
                <w:rFonts w:ascii="Arial" w:eastAsia="Arial" w:hAnsi="Arial" w:cs="Arial"/>
                <w:sz w:val="20"/>
                <w:szCs w:val="20"/>
              </w:rPr>
              <w:t>ertinentes al SGC” en sus área</w:t>
            </w:r>
            <w:r w:rsidR="00B705AB" w:rsidRPr="00F673CA">
              <w:rPr>
                <w:rFonts w:ascii="Arial" w:eastAsia="Arial" w:hAnsi="Arial" w:cs="Arial"/>
                <w:sz w:val="20"/>
                <w:szCs w:val="20"/>
                <w:rPrChange w:id="319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s/</w:t>
            </w:r>
            <w:r w:rsidRPr="00F673CA">
              <w:rPr>
                <w:rFonts w:ascii="Arial" w:eastAsia="Arial" w:hAnsi="Arial" w:cs="Arial"/>
                <w:sz w:val="20"/>
                <w:szCs w:val="20"/>
                <w:rPrChange w:id="320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p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>rocesos.</w:t>
            </w:r>
          </w:p>
        </w:tc>
      </w:tr>
      <w:tr w:rsidR="00F673CA" w:rsidRPr="00F673CA" w14:paraId="5819A2A7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F980" w14:textId="5C723305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La satisfacción de </w:t>
            </w:r>
            <w:r w:rsidR="00B705AB" w:rsidRPr="00F673CA">
              <w:rPr>
                <w:rFonts w:ascii="Arial" w:eastAsia="Arial" w:hAnsi="Arial" w:cs="Arial"/>
                <w:sz w:val="20"/>
                <w:szCs w:val="20"/>
                <w:rPrChange w:id="321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la</w:t>
            </w:r>
            <w:r w:rsidR="00B705AB" w:rsidRPr="00F673C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>Ciudadanía.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90D1" w14:textId="232082F9" w:rsidR="00BC3F98" w:rsidRPr="00F673CA" w:rsidRDefault="004C43E5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VE y VRFE de las 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22" w:author="SANCHEZ SANCHEZ RICARDO" w:date="2020-01-24T18:13:00Z">
                  <w:rPr>
                    <w:rFonts w:ascii="Arial" w:eastAsia="Arial" w:hAnsi="Arial" w:cs="Arial"/>
                    <w:color w:val="76923C" w:themeColor="accent3" w:themeShade="BF"/>
                    <w:sz w:val="20"/>
                    <w:szCs w:val="20"/>
                  </w:rPr>
                </w:rPrChange>
              </w:rPr>
              <w:t>15</w:t>
            </w:r>
            <w:r w:rsidR="00BC3F98" w:rsidRPr="00F673CA">
              <w:rPr>
                <w:rFonts w:ascii="Arial" w:eastAsia="Arial" w:hAnsi="Arial" w:cs="Arial"/>
                <w:sz w:val="20"/>
                <w:szCs w:val="20"/>
                <w:rPrChange w:id="323" w:author="SANCHEZ SANCHEZ RICARDO" w:date="2020-01-24T18:13:00Z">
                  <w:rPr>
                    <w:rFonts w:ascii="Arial" w:eastAsia="Arial" w:hAnsi="Arial" w:cs="Arial"/>
                    <w:color w:val="FF0000"/>
                    <w:sz w:val="20"/>
                    <w:szCs w:val="20"/>
                  </w:rPr>
                </w:rPrChange>
              </w:rPr>
              <w:t xml:space="preserve"> </w:t>
            </w:r>
            <w:r w:rsidR="00BC3F98" w:rsidRPr="00F673CA">
              <w:rPr>
                <w:rFonts w:ascii="Arial" w:eastAsia="Arial" w:hAnsi="Arial" w:cs="Arial"/>
                <w:sz w:val="20"/>
                <w:szCs w:val="20"/>
              </w:rPr>
              <w:t>Juntas Distritales para los 5 procesos sustantivos y los dueños de los 5 procesos de soporte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24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  <w:tr w:rsidR="00F673CA" w:rsidRPr="00F673CA" w14:paraId="362D3372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1BCE7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El grado en que se han logrado los objetivos de la calidad.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8DAC3" w14:textId="286CBCA7" w:rsidR="00BC3F98" w:rsidRPr="00F673CA" w:rsidRDefault="00E76172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Coordinación del SGC</w:t>
            </w:r>
            <w:r w:rsidRPr="00F673CA">
              <w:rPr>
                <w:rFonts w:ascii="Arial" w:eastAsia="Arial" w:hAnsi="Arial" w:cs="Arial"/>
                <w:sz w:val="20"/>
                <w:szCs w:val="20"/>
                <w:rPrChange w:id="325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  <w:tr w:rsidR="00F673CA" w:rsidRPr="00F673CA" w14:paraId="0F917471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76A0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La retroalimentación de las partes interesadas pertinentes.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CA3" w14:textId="4896F5B4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Alta </w:t>
            </w:r>
            <w:r w:rsidR="00281226" w:rsidRPr="00F673CA">
              <w:rPr>
                <w:rFonts w:ascii="Arial" w:eastAsia="Arial" w:hAnsi="Arial" w:cs="Arial"/>
                <w:sz w:val="20"/>
                <w:szCs w:val="20"/>
              </w:rPr>
              <w:t>Dirección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(VE, VRFE, VS)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26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  <w:tr w:rsidR="00F673CA" w:rsidRPr="00F673CA" w14:paraId="0319C9EB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CC3C1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El desempeño de los procesos y conformidad de los productos y servicios.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E9F81" w14:textId="1AA25B66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VE y VRFE de las 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27" w:author="SANCHEZ SANCHEZ RICARDO" w:date="2020-01-24T18:13:00Z">
                  <w:rPr>
                    <w:rFonts w:ascii="Arial" w:eastAsia="Arial" w:hAnsi="Arial" w:cs="Arial"/>
                    <w:color w:val="76923C" w:themeColor="accent3" w:themeShade="BF"/>
                    <w:sz w:val="20"/>
                    <w:szCs w:val="20"/>
                  </w:rPr>
                </w:rPrChange>
              </w:rPr>
              <w:t>15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Juntas Distritales para los 5 procesos sustantivos y los dueños de los 5 procesos de soporte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F673CA" w:rsidRPr="00F673CA" w14:paraId="7E0782C1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FCBD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Las no conformidades y acciones correctivas.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3AA43" w14:textId="77777777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Coordinador del SGC y los dueños de procesos responsables de atender las NC y AC.</w:t>
            </w:r>
          </w:p>
        </w:tc>
      </w:tr>
      <w:tr w:rsidR="00F673CA" w:rsidRPr="00F673CA" w14:paraId="6EE6768B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1987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Los resultados de seguimiento y medición.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FF13D" w14:textId="17BFFB2F" w:rsidR="00BC3F98" w:rsidRPr="00F673CA" w:rsidRDefault="00BC3F98" w:rsidP="00E7617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VE y VRFE de las 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28" w:author="SANCHEZ SANCHEZ RICARDO" w:date="2020-01-24T18:13:00Z">
                  <w:rPr>
                    <w:rFonts w:ascii="Arial" w:eastAsia="Arial" w:hAnsi="Arial" w:cs="Arial"/>
                    <w:color w:val="76923C" w:themeColor="accent3" w:themeShade="BF"/>
                    <w:sz w:val="20"/>
                    <w:szCs w:val="20"/>
                  </w:rPr>
                </w:rPrChange>
              </w:rPr>
              <w:t>1</w:t>
            </w:r>
            <w:r w:rsidRPr="00F673CA">
              <w:rPr>
                <w:rFonts w:ascii="Arial" w:eastAsia="Arial" w:hAnsi="Arial" w:cs="Arial"/>
                <w:sz w:val="20"/>
                <w:szCs w:val="20"/>
                <w:rPrChange w:id="329" w:author="SANCHEZ SANCHEZ RICARDO" w:date="2020-01-24T18:13:00Z">
                  <w:rPr>
                    <w:rFonts w:ascii="Arial" w:eastAsia="Arial" w:hAnsi="Arial" w:cs="Arial"/>
                    <w:color w:val="76923C" w:themeColor="accent3" w:themeShade="BF"/>
                    <w:sz w:val="20"/>
                    <w:szCs w:val="20"/>
                  </w:rPr>
                </w:rPrChange>
              </w:rPr>
              <w:t>5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Juntas Distritales para los 5 procesos sustantivos y los dueños de los 5 procesos de soporte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F673CA" w:rsidRPr="00F673CA" w14:paraId="49213944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E9F7B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Los resultados de las auditorías.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8FFFC" w14:textId="71D0AF40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Líderes auditores internos del SGC (VE y VRFE designados)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30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  <w:tr w:rsidR="00F673CA" w:rsidRPr="00F673CA" w14:paraId="3A681246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ED3ED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El desempeño de los proveedores externos.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4E5FD" w14:textId="2FB68841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Dueño de los procesos de suministros, mobiliario, edificio y servicios asociados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31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  <w:tr w:rsidR="00F673CA" w:rsidRPr="00F673CA" w14:paraId="7F1E733D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1C878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La adecuación de los recursos.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708D" w14:textId="47B5A8D3" w:rsidR="00BC3F98" w:rsidRPr="00F673CA" w:rsidRDefault="00BC3F98" w:rsidP="00E761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Alta </w:t>
            </w:r>
            <w:r w:rsidR="00281226" w:rsidRPr="00F673CA">
              <w:rPr>
                <w:rFonts w:ascii="Arial" w:eastAsia="Arial" w:hAnsi="Arial" w:cs="Arial"/>
                <w:sz w:val="20"/>
                <w:szCs w:val="20"/>
              </w:rPr>
              <w:t>Dirección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(VRFE; VS)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F673CA" w:rsidRPr="00F673CA" w14:paraId="6C888BB8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7D6D5" w14:textId="77777777" w:rsidR="00BC3F98" w:rsidRPr="00F673CA" w:rsidRDefault="00BC3F98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Las oportunidades de mejora.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83F7" w14:textId="41623C07" w:rsidR="00BC3F98" w:rsidRPr="00F673CA" w:rsidRDefault="00BC3F98" w:rsidP="00E7617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>Dueños de procesos que hayan atendido “oportu</w:t>
            </w:r>
            <w:r w:rsidR="00B705AB" w:rsidRPr="00F673CA">
              <w:rPr>
                <w:rFonts w:ascii="Arial" w:eastAsia="Arial" w:hAnsi="Arial" w:cs="Arial"/>
                <w:sz w:val="20"/>
                <w:szCs w:val="20"/>
              </w:rPr>
              <w:t>nidades de mejora” en sus área</w:t>
            </w:r>
            <w:r w:rsidR="00B705AB" w:rsidRPr="00F673CA">
              <w:rPr>
                <w:rFonts w:ascii="Arial" w:eastAsia="Arial" w:hAnsi="Arial" w:cs="Arial"/>
                <w:sz w:val="20"/>
                <w:szCs w:val="20"/>
                <w:rPrChange w:id="332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s/</w:t>
            </w:r>
            <w:r w:rsidRPr="00F673CA">
              <w:rPr>
                <w:rFonts w:ascii="Arial" w:eastAsia="Arial" w:hAnsi="Arial" w:cs="Arial"/>
                <w:sz w:val="20"/>
                <w:szCs w:val="20"/>
                <w:rPrChange w:id="333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p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>rocesos.</w:t>
            </w:r>
          </w:p>
        </w:tc>
      </w:tr>
      <w:tr w:rsidR="00BC3F98" w:rsidRPr="00F673CA" w14:paraId="775F40F9" w14:textId="77777777" w:rsidTr="00BC3F98">
        <w:tc>
          <w:tcPr>
            <w:tcW w:w="1908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0EC0" w14:textId="0A5E26C1" w:rsidR="00BC3F98" w:rsidRPr="00F673CA" w:rsidRDefault="0031234D" w:rsidP="00E76172">
            <w:pPr>
              <w:numPr>
                <w:ilvl w:val="0"/>
                <w:numId w:val="2"/>
              </w:numPr>
              <w:spacing w:after="0" w:line="240" w:lineRule="auto"/>
              <w:ind w:left="425" w:right="-93" w:hanging="283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BC3F98" w:rsidRPr="00F673CA">
              <w:rPr>
                <w:rFonts w:ascii="Arial" w:eastAsia="Arial" w:hAnsi="Arial" w:cs="Arial"/>
                <w:sz w:val="20"/>
                <w:szCs w:val="20"/>
              </w:rPr>
              <w:t xml:space="preserve">La eficacia de las acciones tomadas para abordar los riesgos y las oportunidades (ver 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</w:rPr>
              <w:lastRenderedPageBreak/>
              <w:t>6.1 de la Norma ISO 9001:2015</w:t>
            </w:r>
            <w:r w:rsidR="00BC3F98" w:rsidRPr="00F673CA">
              <w:rPr>
                <w:rFonts w:ascii="Arial" w:eastAsia="Arial" w:hAnsi="Arial" w:cs="Arial"/>
                <w:sz w:val="20"/>
                <w:szCs w:val="20"/>
              </w:rPr>
              <w:t>)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34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  <w:tc>
          <w:tcPr>
            <w:tcW w:w="3092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3ADCC" w14:textId="59358C65" w:rsidR="00BC3F98" w:rsidRPr="00F673CA" w:rsidRDefault="00BC3F98" w:rsidP="00E76172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F673CA"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VE y VRFE de las 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35" w:author="SANCHEZ SANCHEZ RICARDO" w:date="2020-01-24T18:13:00Z">
                  <w:rPr>
                    <w:rFonts w:ascii="Arial" w:eastAsia="Arial" w:hAnsi="Arial" w:cs="Arial"/>
                    <w:color w:val="76923C" w:themeColor="accent3" w:themeShade="BF"/>
                    <w:sz w:val="20"/>
                    <w:szCs w:val="20"/>
                  </w:rPr>
                </w:rPrChange>
              </w:rPr>
              <w:t>15</w:t>
            </w:r>
            <w:r w:rsidRPr="00F673CA">
              <w:rPr>
                <w:rFonts w:ascii="Arial" w:eastAsia="Arial" w:hAnsi="Arial" w:cs="Arial"/>
                <w:sz w:val="20"/>
                <w:szCs w:val="20"/>
              </w:rPr>
              <w:t xml:space="preserve"> Juntas Distritales para los 5 procesos sustantivos y los dueños de los 5 procesos de soporte</w:t>
            </w:r>
            <w:r w:rsidR="00E76172" w:rsidRPr="00F673CA">
              <w:rPr>
                <w:rFonts w:ascii="Arial" w:eastAsia="Arial" w:hAnsi="Arial" w:cs="Arial"/>
                <w:sz w:val="20"/>
                <w:szCs w:val="20"/>
                <w:rPrChange w:id="336" w:author="SANCHEZ SANCHEZ RICARDO" w:date="2020-01-24T18:13:00Z">
                  <w:rPr>
                    <w:rFonts w:ascii="Arial" w:eastAsia="Arial" w:hAnsi="Arial" w:cs="Arial"/>
                    <w:sz w:val="20"/>
                    <w:szCs w:val="20"/>
                    <w:highlight w:val="yellow"/>
                  </w:rPr>
                </w:rPrChange>
              </w:rPr>
              <w:t>.</w:t>
            </w:r>
          </w:p>
        </w:tc>
      </w:tr>
    </w:tbl>
    <w:p w14:paraId="1C4C96CE" w14:textId="77777777" w:rsidR="009F214B" w:rsidRPr="00F673CA" w:rsidRDefault="009F214B" w:rsidP="0093495A">
      <w:pPr>
        <w:spacing w:line="240" w:lineRule="auto"/>
        <w:rPr>
          <w:rFonts w:ascii="Arial" w:eastAsia="Arial" w:hAnsi="Arial" w:cs="Arial"/>
          <w:sz w:val="20"/>
          <w:szCs w:val="20"/>
        </w:rPr>
      </w:pPr>
    </w:p>
    <w:p w14:paraId="41422A89" w14:textId="3405B54B" w:rsidR="009F214B" w:rsidRPr="00F673CA" w:rsidRDefault="00141F8F" w:rsidP="0093495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rPr>
          <w:rFonts w:ascii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SALIDAS DE LA REVISIÓN POR LA </w:t>
      </w:r>
      <w:r w:rsidR="00615331" w:rsidRPr="00F673CA">
        <w:rPr>
          <w:rFonts w:ascii="Arial" w:eastAsia="Arial" w:hAnsi="Arial" w:cs="Arial"/>
          <w:b/>
          <w:sz w:val="20"/>
          <w:szCs w:val="20"/>
        </w:rPr>
        <w:t xml:space="preserve">ALTA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="00157116" w:rsidRPr="00F673CA">
        <w:rPr>
          <w:rFonts w:ascii="Arial" w:eastAsia="Arial" w:hAnsi="Arial" w:cs="Arial"/>
          <w:b/>
          <w:sz w:val="20"/>
          <w:szCs w:val="20"/>
          <w:rPrChange w:id="337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yellow"/>
            </w:rPr>
          </w:rPrChange>
        </w:rPr>
        <w:t>.</w:t>
      </w:r>
    </w:p>
    <w:p w14:paraId="2266B179" w14:textId="77777777" w:rsidR="009F214B" w:rsidRPr="00F673CA" w:rsidRDefault="009F214B" w:rsidP="002A0FF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3"/>
        <w:jc w:val="both"/>
        <w:rPr>
          <w:rFonts w:ascii="Arial" w:eastAsia="Arial" w:hAnsi="Arial" w:cs="Arial"/>
          <w:b/>
          <w:sz w:val="20"/>
          <w:szCs w:val="20"/>
        </w:rPr>
      </w:pPr>
    </w:p>
    <w:p w14:paraId="58B3316B" w14:textId="77777777" w:rsidR="009F214B" w:rsidRPr="00F673CA" w:rsidRDefault="00141F8F" w:rsidP="0093495A">
      <w:pPr>
        <w:spacing w:after="0" w:line="240" w:lineRule="auto"/>
        <w:ind w:right="-93"/>
        <w:jc w:val="both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 xml:space="preserve">¿Después de la presentación de los reportes de resultados, existe algún tipo de retroalimentación por parte de la </w:t>
      </w:r>
      <w:r w:rsidR="00615331" w:rsidRPr="00F673CA">
        <w:rPr>
          <w:rFonts w:ascii="Arial" w:eastAsia="Arial" w:hAnsi="Arial" w:cs="Arial"/>
          <w:b/>
          <w:sz w:val="20"/>
          <w:szCs w:val="20"/>
        </w:rPr>
        <w:t xml:space="preserve">Alta </w:t>
      </w:r>
      <w:r w:rsidR="00281226" w:rsidRPr="00F673CA">
        <w:rPr>
          <w:rFonts w:ascii="Arial" w:eastAsia="Arial" w:hAnsi="Arial" w:cs="Arial"/>
          <w:b/>
          <w:sz w:val="20"/>
          <w:szCs w:val="20"/>
        </w:rPr>
        <w:t>Dirección</w:t>
      </w:r>
      <w:r w:rsidRPr="00F673CA">
        <w:rPr>
          <w:rFonts w:ascii="Arial" w:eastAsia="Arial" w:hAnsi="Arial" w:cs="Arial"/>
          <w:b/>
          <w:sz w:val="20"/>
          <w:szCs w:val="20"/>
        </w:rPr>
        <w:t>?</w:t>
      </w:r>
    </w:p>
    <w:p w14:paraId="6D7BB421" w14:textId="77777777" w:rsidR="005911E8" w:rsidRPr="00F673CA" w:rsidRDefault="005911E8" w:rsidP="0093495A">
      <w:pPr>
        <w:spacing w:after="0" w:line="240" w:lineRule="auto"/>
        <w:ind w:right="-93"/>
        <w:jc w:val="both"/>
        <w:rPr>
          <w:rFonts w:ascii="Arial" w:eastAsia="Arial" w:hAnsi="Arial" w:cs="Arial"/>
          <w:b/>
          <w:sz w:val="20"/>
          <w:szCs w:val="20"/>
        </w:rPr>
      </w:pPr>
    </w:p>
    <w:p w14:paraId="3DBA4329" w14:textId="77777777" w:rsidR="009F214B" w:rsidRPr="00F673CA" w:rsidRDefault="00141F8F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  <w:bookmarkStart w:id="338" w:name="_1t3h5sf" w:colFirst="0" w:colLast="0"/>
      <w:bookmarkEnd w:id="338"/>
      <w:r w:rsidRPr="00F673CA">
        <w:rPr>
          <w:rFonts w:ascii="Arial" w:eastAsia="Arial" w:hAnsi="Arial" w:cs="Arial"/>
          <w:sz w:val="20"/>
          <w:szCs w:val="20"/>
        </w:rPr>
        <w:t xml:space="preserve">La Alta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Pr="00F673CA">
        <w:rPr>
          <w:rFonts w:ascii="Arial" w:eastAsia="Arial" w:hAnsi="Arial" w:cs="Arial"/>
          <w:sz w:val="20"/>
          <w:szCs w:val="20"/>
        </w:rPr>
        <w:t xml:space="preserve"> elabora una minuta del ejercicio, en la que se retroalimenta al</w:t>
      </w:r>
      <w:r w:rsidR="008D1D97" w:rsidRPr="00F673CA">
        <w:rPr>
          <w:rFonts w:ascii="Arial" w:eastAsia="Arial" w:hAnsi="Arial" w:cs="Arial"/>
          <w:sz w:val="20"/>
          <w:szCs w:val="20"/>
        </w:rPr>
        <w:t xml:space="preserve"> personal convocado, acerca de:</w:t>
      </w:r>
    </w:p>
    <w:p w14:paraId="2DAF4866" w14:textId="77777777" w:rsidR="008D1D97" w:rsidRPr="00F673CA" w:rsidRDefault="008D1D97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387935FD" w14:textId="0332AA4F" w:rsidR="009F214B" w:rsidRPr="00F673CA" w:rsidRDefault="00141F8F" w:rsidP="000111FD">
      <w:pPr>
        <w:pStyle w:val="Prrafodelista"/>
        <w:numPr>
          <w:ilvl w:val="0"/>
          <w:numId w:val="6"/>
        </w:numPr>
        <w:ind w:left="567" w:right="-93" w:firstLine="0"/>
        <w:jc w:val="both"/>
        <w:rPr>
          <w:rFonts w:ascii="Arial" w:eastAsia="Arial" w:hAnsi="Arial" w:cs="Arial"/>
        </w:rPr>
      </w:pPr>
      <w:bookmarkStart w:id="339" w:name="_4d34og8" w:colFirst="0" w:colLast="0"/>
      <w:bookmarkEnd w:id="339"/>
      <w:r w:rsidRPr="00F673CA">
        <w:rPr>
          <w:rFonts w:ascii="Arial" w:eastAsia="Arial" w:hAnsi="Arial" w:cs="Arial"/>
        </w:rPr>
        <w:t xml:space="preserve">Las decisiones y acciones que tomar para </w:t>
      </w:r>
      <w:r w:rsidRPr="00F673CA">
        <w:rPr>
          <w:rFonts w:ascii="Arial" w:eastAsia="Arial" w:hAnsi="Arial" w:cs="Arial"/>
          <w:b/>
        </w:rPr>
        <w:t>mejorar</w:t>
      </w:r>
      <w:r w:rsidRPr="00F673CA">
        <w:rPr>
          <w:rFonts w:ascii="Arial" w:eastAsia="Arial" w:hAnsi="Arial" w:cs="Arial"/>
        </w:rPr>
        <w:t xml:space="preserve"> aspectos internos de la empresa, y/o</w:t>
      </w:r>
      <w:r w:rsidR="00E76172" w:rsidRPr="00F673CA">
        <w:rPr>
          <w:rFonts w:ascii="Arial" w:eastAsia="Arial" w:hAnsi="Arial" w:cs="Arial"/>
          <w:rPrChange w:id="340" w:author="SANCHEZ SANCHEZ RICARDO" w:date="2020-01-24T18:13:00Z">
            <w:rPr>
              <w:rFonts w:ascii="Arial" w:eastAsia="Arial" w:hAnsi="Arial" w:cs="Arial"/>
              <w:highlight w:val="yellow"/>
            </w:rPr>
          </w:rPrChange>
        </w:rPr>
        <w:t>,</w:t>
      </w:r>
    </w:p>
    <w:p w14:paraId="1D1908F3" w14:textId="77777777" w:rsidR="009F214B" w:rsidRPr="00F673CA" w:rsidRDefault="00141F8F" w:rsidP="000111FD">
      <w:pPr>
        <w:pStyle w:val="Prrafodelista"/>
        <w:numPr>
          <w:ilvl w:val="0"/>
          <w:numId w:val="6"/>
        </w:numPr>
        <w:ind w:left="567" w:right="-93" w:firstLine="0"/>
        <w:jc w:val="both"/>
        <w:rPr>
          <w:rFonts w:ascii="Arial" w:eastAsia="Arial" w:hAnsi="Arial" w:cs="Arial"/>
        </w:rPr>
      </w:pPr>
      <w:bookmarkStart w:id="341" w:name="_2s8eyo1" w:colFirst="0" w:colLast="0"/>
      <w:bookmarkEnd w:id="341"/>
      <w:r w:rsidRPr="00F673CA">
        <w:rPr>
          <w:rFonts w:ascii="Arial" w:eastAsia="Arial" w:hAnsi="Arial" w:cs="Arial"/>
        </w:rPr>
        <w:t xml:space="preserve">Ejecutar </w:t>
      </w:r>
      <w:r w:rsidRPr="00F673CA">
        <w:rPr>
          <w:rFonts w:ascii="Arial" w:eastAsia="Arial" w:hAnsi="Arial" w:cs="Arial"/>
          <w:b/>
        </w:rPr>
        <w:t>cambios</w:t>
      </w:r>
      <w:r w:rsidRPr="00F673CA">
        <w:rPr>
          <w:rFonts w:ascii="Arial" w:eastAsia="Arial" w:hAnsi="Arial" w:cs="Arial"/>
        </w:rPr>
        <w:t xml:space="preserve"> necesarios, y/o</w:t>
      </w:r>
      <w:r w:rsidR="00C4068B" w:rsidRPr="00F673CA">
        <w:rPr>
          <w:rFonts w:ascii="Arial" w:eastAsia="Arial" w:hAnsi="Arial" w:cs="Arial"/>
        </w:rPr>
        <w:t xml:space="preserve"> Acciones Correctivas.</w:t>
      </w:r>
    </w:p>
    <w:p w14:paraId="6479042D" w14:textId="77777777" w:rsidR="009F214B" w:rsidRPr="00F673CA" w:rsidRDefault="00141F8F" w:rsidP="000111FD">
      <w:pPr>
        <w:pStyle w:val="Prrafodelista"/>
        <w:numPr>
          <w:ilvl w:val="0"/>
          <w:numId w:val="6"/>
        </w:numPr>
        <w:ind w:left="567" w:right="-93" w:firstLine="0"/>
        <w:jc w:val="both"/>
        <w:rPr>
          <w:rFonts w:ascii="Arial" w:eastAsia="Arial" w:hAnsi="Arial" w:cs="Arial"/>
        </w:rPr>
      </w:pPr>
      <w:bookmarkStart w:id="342" w:name="_17dp8vu" w:colFirst="0" w:colLast="0"/>
      <w:bookmarkEnd w:id="342"/>
      <w:r w:rsidRPr="00F673CA">
        <w:rPr>
          <w:rFonts w:ascii="Arial" w:eastAsia="Arial" w:hAnsi="Arial" w:cs="Arial"/>
        </w:rPr>
        <w:t xml:space="preserve">Gestionar </w:t>
      </w:r>
      <w:r w:rsidRPr="00F673CA">
        <w:rPr>
          <w:rFonts w:ascii="Arial" w:eastAsia="Arial" w:hAnsi="Arial" w:cs="Arial"/>
          <w:b/>
        </w:rPr>
        <w:t>recursos</w:t>
      </w:r>
      <w:r w:rsidRPr="00F673CA">
        <w:rPr>
          <w:rFonts w:ascii="Arial" w:eastAsia="Arial" w:hAnsi="Arial" w:cs="Arial"/>
        </w:rPr>
        <w:t xml:space="preserve"> para la operación. </w:t>
      </w:r>
    </w:p>
    <w:p w14:paraId="11A23181" w14:textId="77777777" w:rsidR="005911E8" w:rsidRPr="00F673CA" w:rsidRDefault="005911E8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  <w:bookmarkStart w:id="343" w:name="_3rdcrjn" w:colFirst="0" w:colLast="0"/>
      <w:bookmarkStart w:id="344" w:name="_26in1rg" w:colFirst="0" w:colLast="0"/>
      <w:bookmarkEnd w:id="343"/>
      <w:bookmarkEnd w:id="344"/>
    </w:p>
    <w:p w14:paraId="1651DEB5" w14:textId="04CC0C1F" w:rsidR="005911E8" w:rsidRPr="00F673CA" w:rsidRDefault="00141F8F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>Posteriormente la Coordinación del SGC difundirá la minuta por los medios de distribución institucionales</w:t>
      </w:r>
      <w:r w:rsidR="00E76172" w:rsidRPr="00F673CA">
        <w:rPr>
          <w:rFonts w:ascii="Arial" w:eastAsia="Arial" w:hAnsi="Arial" w:cs="Arial"/>
          <w:sz w:val="20"/>
          <w:szCs w:val="20"/>
          <w:rPrChange w:id="345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</w:rPr>
        <w:t xml:space="preserve"> al personal convocado en el ejercicio d</w:t>
      </w:r>
      <w:r w:rsidR="005911E8" w:rsidRPr="00F673CA">
        <w:rPr>
          <w:rFonts w:ascii="Arial" w:eastAsia="Arial" w:hAnsi="Arial" w:cs="Arial"/>
          <w:sz w:val="20"/>
          <w:szCs w:val="20"/>
        </w:rPr>
        <w:t xml:space="preserve">e Revisión por la </w:t>
      </w:r>
      <w:r w:rsidR="00281226" w:rsidRPr="00F673CA">
        <w:rPr>
          <w:rFonts w:ascii="Arial" w:eastAsia="Arial" w:hAnsi="Arial" w:cs="Arial"/>
          <w:sz w:val="20"/>
          <w:szCs w:val="20"/>
        </w:rPr>
        <w:t>Dirección</w:t>
      </w:r>
      <w:r w:rsidR="005911E8" w:rsidRPr="00F673CA">
        <w:rPr>
          <w:rFonts w:ascii="Arial" w:eastAsia="Arial" w:hAnsi="Arial" w:cs="Arial"/>
          <w:sz w:val="20"/>
          <w:szCs w:val="20"/>
        </w:rPr>
        <w:t xml:space="preserve"> y </w:t>
      </w:r>
      <w:r w:rsidRPr="00F673CA">
        <w:rPr>
          <w:rFonts w:ascii="Arial" w:eastAsia="Arial" w:hAnsi="Arial" w:cs="Arial"/>
          <w:sz w:val="20"/>
          <w:szCs w:val="20"/>
        </w:rPr>
        <w:t>posteriormente se deberá archivar.</w:t>
      </w:r>
    </w:p>
    <w:p w14:paraId="5DD98C1C" w14:textId="77777777" w:rsidR="005911E8" w:rsidRPr="00F673CA" w:rsidRDefault="005911E8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7DE0FD83" w14:textId="7ECC984A" w:rsidR="009F214B" w:rsidRPr="00F673CA" w:rsidRDefault="00141F8F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  <w:r w:rsidRPr="00F673CA">
        <w:rPr>
          <w:rFonts w:ascii="Arial" w:eastAsia="Arial" w:hAnsi="Arial" w:cs="Arial"/>
          <w:sz w:val="20"/>
          <w:szCs w:val="20"/>
        </w:rPr>
        <w:t>Se puede consultar el ANEXO A. CUADRO RESUMEN.</w:t>
      </w:r>
      <w:del w:id="346" w:author="SANCHEZ SANCHEZ RICARDO" w:date="2020-01-24T18:17:00Z">
        <w:r w:rsidRPr="00F673CA" w:rsidDel="00F673CA">
          <w:rPr>
            <w:rFonts w:ascii="Arial" w:eastAsia="Arial" w:hAnsi="Arial" w:cs="Arial"/>
            <w:sz w:val="20"/>
            <w:szCs w:val="20"/>
          </w:rPr>
          <w:delText xml:space="preserve"> </w:delText>
        </w:r>
      </w:del>
      <w:r w:rsidRPr="00F673CA">
        <w:rPr>
          <w:rFonts w:ascii="Arial" w:eastAsia="Arial" w:hAnsi="Arial" w:cs="Arial"/>
          <w:sz w:val="20"/>
          <w:szCs w:val="20"/>
        </w:rPr>
        <w:t xml:space="preserve"> ISO 9001:2015</w:t>
      </w:r>
      <w:r w:rsidR="00E76172" w:rsidRPr="00F673CA">
        <w:rPr>
          <w:rFonts w:ascii="Arial" w:eastAsia="Arial" w:hAnsi="Arial" w:cs="Arial"/>
          <w:sz w:val="20"/>
          <w:szCs w:val="20"/>
          <w:rPrChange w:id="347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,</w:t>
      </w:r>
      <w:r w:rsidRPr="00F673CA">
        <w:rPr>
          <w:rFonts w:ascii="Arial" w:eastAsia="Arial" w:hAnsi="Arial" w:cs="Arial"/>
          <w:sz w:val="20"/>
          <w:szCs w:val="20"/>
        </w:rPr>
        <w:t xml:space="preserve"> para identificar las principales evidencias que se deben generar durante todo el ejercicio.</w:t>
      </w:r>
    </w:p>
    <w:p w14:paraId="3B6A87A5" w14:textId="77777777" w:rsidR="00533F56" w:rsidRPr="00F673CA" w:rsidRDefault="00533F56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00E2A4EE" w14:textId="77777777" w:rsidR="00533F56" w:rsidRPr="00F673CA" w:rsidRDefault="00533F56" w:rsidP="0093495A">
      <w:pPr>
        <w:spacing w:after="0" w:line="240" w:lineRule="auto"/>
        <w:ind w:right="-93"/>
        <w:jc w:val="both"/>
        <w:rPr>
          <w:rFonts w:ascii="Arial" w:eastAsia="Arial" w:hAnsi="Arial" w:cs="Arial"/>
          <w:b/>
        </w:rPr>
      </w:pPr>
      <w:r w:rsidRPr="00F673CA">
        <w:rPr>
          <w:rFonts w:ascii="Arial" w:eastAsia="Arial" w:hAnsi="Arial" w:cs="Arial"/>
          <w:b/>
        </w:rPr>
        <w:t>1.5 CONTROL DE CAMBIOS.</w:t>
      </w:r>
    </w:p>
    <w:tbl>
      <w:tblPr>
        <w:tblpPr w:leftFromText="141" w:rightFromText="141" w:vertAnchor="text" w:horzAnchor="margin" w:tblpY="315"/>
        <w:tblW w:w="5000" w:type="pct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1567"/>
        <w:gridCol w:w="1844"/>
        <w:gridCol w:w="5411"/>
      </w:tblGrid>
      <w:tr w:rsidR="00F673CA" w:rsidRPr="00F673CA" w14:paraId="2578A063" w14:textId="77777777" w:rsidTr="00533F56">
        <w:tc>
          <w:tcPr>
            <w:tcW w:w="888" w:type="pct"/>
            <w:shd w:val="clear" w:color="auto" w:fill="950054"/>
            <w:vAlign w:val="center"/>
          </w:tcPr>
          <w:p w14:paraId="11DDE5BA" w14:textId="77777777" w:rsidR="00533F56" w:rsidRPr="00F673CA" w:rsidRDefault="00533F56" w:rsidP="00533F56">
            <w:pPr>
              <w:jc w:val="center"/>
              <w:rPr>
                <w:sz w:val="20"/>
                <w:szCs w:val="20"/>
                <w:rPrChange w:id="348" w:author="SANCHEZ SANCHEZ RICARDO" w:date="2020-01-24T18:13:00Z">
                  <w:rPr>
                    <w:color w:val="FFFFFF"/>
                    <w:sz w:val="20"/>
                    <w:szCs w:val="20"/>
                  </w:rPr>
                </w:rPrChange>
              </w:rPr>
            </w:pPr>
            <w:r w:rsidRPr="00F673CA">
              <w:rPr>
                <w:b/>
                <w:sz w:val="20"/>
                <w:szCs w:val="20"/>
                <w:rPrChange w:id="349" w:author="SANCHEZ SANCHEZ RICARDO" w:date="2020-01-24T18:13:00Z">
                  <w:rPr>
                    <w:b/>
                    <w:color w:val="FFFFFF"/>
                    <w:sz w:val="20"/>
                    <w:szCs w:val="20"/>
                  </w:rPr>
                </w:rPrChange>
              </w:rPr>
              <w:t>Número de Versión</w:t>
            </w:r>
          </w:p>
        </w:tc>
        <w:tc>
          <w:tcPr>
            <w:tcW w:w="1045" w:type="pct"/>
            <w:shd w:val="clear" w:color="auto" w:fill="950054"/>
            <w:vAlign w:val="center"/>
          </w:tcPr>
          <w:p w14:paraId="08C2CAF2" w14:textId="77777777" w:rsidR="00533F56" w:rsidRPr="00F673CA" w:rsidRDefault="00533F56" w:rsidP="00533F56">
            <w:pPr>
              <w:jc w:val="center"/>
              <w:rPr>
                <w:sz w:val="20"/>
                <w:szCs w:val="20"/>
                <w:rPrChange w:id="350" w:author="SANCHEZ SANCHEZ RICARDO" w:date="2020-01-24T18:13:00Z">
                  <w:rPr>
                    <w:color w:val="FFFFFF"/>
                    <w:sz w:val="20"/>
                    <w:szCs w:val="20"/>
                  </w:rPr>
                </w:rPrChange>
              </w:rPr>
            </w:pPr>
            <w:r w:rsidRPr="00F673CA">
              <w:rPr>
                <w:b/>
                <w:sz w:val="20"/>
                <w:szCs w:val="20"/>
                <w:rPrChange w:id="351" w:author="SANCHEZ SANCHEZ RICARDO" w:date="2020-01-24T18:13:00Z">
                  <w:rPr>
                    <w:b/>
                    <w:color w:val="FFFFFF"/>
                    <w:sz w:val="20"/>
                    <w:szCs w:val="20"/>
                  </w:rPr>
                </w:rPrChange>
              </w:rPr>
              <w:t>Fecha de Actualización</w:t>
            </w:r>
          </w:p>
        </w:tc>
        <w:tc>
          <w:tcPr>
            <w:tcW w:w="3067" w:type="pct"/>
            <w:shd w:val="clear" w:color="auto" w:fill="950054"/>
            <w:vAlign w:val="center"/>
          </w:tcPr>
          <w:p w14:paraId="33F051A3" w14:textId="77777777" w:rsidR="00533F56" w:rsidRPr="00F673CA" w:rsidRDefault="00533F56" w:rsidP="00533F56">
            <w:pPr>
              <w:jc w:val="center"/>
              <w:rPr>
                <w:sz w:val="20"/>
                <w:szCs w:val="20"/>
                <w:rPrChange w:id="352" w:author="SANCHEZ SANCHEZ RICARDO" w:date="2020-01-24T18:13:00Z">
                  <w:rPr>
                    <w:color w:val="FFFFFF"/>
                    <w:sz w:val="20"/>
                    <w:szCs w:val="20"/>
                  </w:rPr>
                </w:rPrChange>
              </w:rPr>
            </w:pPr>
            <w:r w:rsidRPr="00F673CA">
              <w:rPr>
                <w:b/>
                <w:sz w:val="20"/>
                <w:szCs w:val="20"/>
                <w:rPrChange w:id="353" w:author="SANCHEZ SANCHEZ RICARDO" w:date="2020-01-24T18:13:00Z">
                  <w:rPr>
                    <w:b/>
                    <w:color w:val="FFFFFF"/>
                    <w:sz w:val="20"/>
                    <w:szCs w:val="20"/>
                  </w:rPr>
                </w:rPrChange>
              </w:rPr>
              <w:t>Descripción del Cambio</w:t>
            </w:r>
          </w:p>
        </w:tc>
      </w:tr>
      <w:tr w:rsidR="00F673CA" w:rsidRPr="00F673CA" w14:paraId="552419BA" w14:textId="77777777" w:rsidTr="00533F56">
        <w:tc>
          <w:tcPr>
            <w:tcW w:w="888" w:type="pct"/>
            <w:vAlign w:val="center"/>
          </w:tcPr>
          <w:p w14:paraId="1FADC0B5" w14:textId="77777777" w:rsidR="00533F56" w:rsidRPr="00F673CA" w:rsidRDefault="00533F56" w:rsidP="00533F56">
            <w:pPr>
              <w:jc w:val="center"/>
              <w:rPr>
                <w:sz w:val="20"/>
                <w:szCs w:val="20"/>
              </w:rPr>
            </w:pPr>
            <w:r w:rsidRPr="00F673CA">
              <w:rPr>
                <w:sz w:val="20"/>
                <w:szCs w:val="20"/>
              </w:rPr>
              <w:t>00</w:t>
            </w:r>
          </w:p>
        </w:tc>
        <w:tc>
          <w:tcPr>
            <w:tcW w:w="1045" w:type="pct"/>
            <w:vAlign w:val="center"/>
          </w:tcPr>
          <w:p w14:paraId="67C6AD91" w14:textId="77777777" w:rsidR="00533F56" w:rsidRPr="00F673CA" w:rsidRDefault="00533F56" w:rsidP="00533F56">
            <w:pPr>
              <w:jc w:val="center"/>
              <w:rPr>
                <w:sz w:val="20"/>
                <w:szCs w:val="20"/>
              </w:rPr>
            </w:pPr>
            <w:r w:rsidRPr="00F673CA">
              <w:rPr>
                <w:sz w:val="20"/>
                <w:szCs w:val="20"/>
              </w:rPr>
              <w:t>N/A</w:t>
            </w:r>
          </w:p>
        </w:tc>
        <w:tc>
          <w:tcPr>
            <w:tcW w:w="3067" w:type="pct"/>
            <w:vAlign w:val="center"/>
          </w:tcPr>
          <w:p w14:paraId="4BFD72A6" w14:textId="77777777" w:rsidR="00533F56" w:rsidRPr="00F673CA" w:rsidRDefault="00533F56" w:rsidP="00533F56">
            <w:pPr>
              <w:jc w:val="center"/>
              <w:rPr>
                <w:sz w:val="20"/>
                <w:szCs w:val="20"/>
              </w:rPr>
            </w:pPr>
            <w:r w:rsidRPr="00F673CA">
              <w:rPr>
                <w:sz w:val="20"/>
                <w:szCs w:val="20"/>
              </w:rPr>
              <w:t>N/A</w:t>
            </w:r>
          </w:p>
        </w:tc>
      </w:tr>
    </w:tbl>
    <w:p w14:paraId="64FBE316" w14:textId="77777777" w:rsidR="00533F56" w:rsidRPr="00F673CA" w:rsidRDefault="00533F56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2E43C020" w14:textId="77777777" w:rsidR="00533F56" w:rsidRPr="00F673CA" w:rsidRDefault="00533F56" w:rsidP="0093495A">
      <w:pPr>
        <w:spacing w:after="0" w:line="240" w:lineRule="auto"/>
        <w:ind w:right="-93"/>
        <w:jc w:val="both"/>
        <w:rPr>
          <w:rFonts w:ascii="Arial" w:eastAsia="Arial" w:hAnsi="Arial" w:cs="Arial"/>
          <w:sz w:val="20"/>
          <w:szCs w:val="20"/>
        </w:rPr>
      </w:pPr>
    </w:p>
    <w:p w14:paraId="782E4C23" w14:textId="77777777" w:rsidR="000D6A56" w:rsidRPr="00F673CA" w:rsidRDefault="00533F56">
      <w:pPr>
        <w:rPr>
          <w:rFonts w:ascii="Arial" w:eastAsia="Arial" w:hAnsi="Arial" w:cs="Arial"/>
          <w:b/>
          <w:sz w:val="20"/>
          <w:szCs w:val="20"/>
          <w:rPrChange w:id="354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</w:pPr>
      <w:r w:rsidRPr="00F673CA">
        <w:rPr>
          <w:rFonts w:ascii="Arial" w:eastAsia="Arial" w:hAnsi="Arial" w:cs="Arial"/>
          <w:b/>
          <w:sz w:val="20"/>
          <w:szCs w:val="20"/>
          <w:rPrChange w:id="355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  <w:br w:type="page"/>
      </w:r>
    </w:p>
    <w:p w14:paraId="232BC39E" w14:textId="77777777" w:rsidR="009F214B" w:rsidRPr="00F673CA" w:rsidRDefault="00C5347F" w:rsidP="0093495A">
      <w:pPr>
        <w:spacing w:after="0" w:line="240" w:lineRule="auto"/>
        <w:ind w:right="-93"/>
        <w:jc w:val="center"/>
        <w:rPr>
          <w:rFonts w:ascii="Arial" w:eastAsia="Arial" w:hAnsi="Arial" w:cs="Arial"/>
          <w:b/>
          <w:sz w:val="20"/>
          <w:szCs w:val="20"/>
        </w:rPr>
      </w:pPr>
      <w:bookmarkStart w:id="356" w:name="_lnxbz9" w:colFirst="0" w:colLast="0"/>
      <w:bookmarkEnd w:id="356"/>
      <w:r w:rsidRPr="00F673CA">
        <w:rPr>
          <w:rFonts w:ascii="Arial" w:eastAsia="Arial" w:hAnsi="Arial" w:cs="Arial"/>
          <w:b/>
          <w:sz w:val="20"/>
          <w:szCs w:val="20"/>
          <w:rPrChange w:id="357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  <w:lastRenderedPageBreak/>
        <w:t xml:space="preserve">ANEXO A. CUADRO RESUMEN. </w:t>
      </w:r>
      <w:r w:rsidR="00141F8F" w:rsidRPr="00F673CA">
        <w:rPr>
          <w:rFonts w:ascii="Arial" w:eastAsia="Arial" w:hAnsi="Arial" w:cs="Arial"/>
          <w:b/>
          <w:sz w:val="20"/>
          <w:szCs w:val="20"/>
          <w:rPrChange w:id="358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  <w:t>ISO 9001:2015.</w:t>
      </w:r>
    </w:p>
    <w:p w14:paraId="60FC4343" w14:textId="77777777" w:rsidR="005911E8" w:rsidRPr="00F673CA" w:rsidRDefault="005911E8" w:rsidP="0093495A">
      <w:pPr>
        <w:spacing w:after="0" w:line="240" w:lineRule="auto"/>
        <w:ind w:right="-93"/>
        <w:rPr>
          <w:rFonts w:ascii="Arial" w:eastAsia="Arial" w:hAnsi="Arial" w:cs="Arial"/>
          <w:sz w:val="20"/>
          <w:szCs w:val="20"/>
        </w:rPr>
      </w:pPr>
    </w:p>
    <w:p w14:paraId="48AD4A64" w14:textId="77777777" w:rsidR="009F214B" w:rsidRPr="00F673CA" w:rsidRDefault="00141F8F" w:rsidP="0093495A">
      <w:p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  <w:rPrChange w:id="359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</w:pPr>
      <w:r w:rsidRPr="00F673CA">
        <w:rPr>
          <w:rFonts w:ascii="Arial" w:eastAsia="Arial" w:hAnsi="Arial" w:cs="Arial"/>
          <w:sz w:val="20"/>
          <w:szCs w:val="20"/>
          <w:rPrChange w:id="360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 xml:space="preserve">Requisito 9. </w:t>
      </w:r>
      <w:r w:rsidR="004F4BBD" w:rsidRPr="00F673CA">
        <w:rPr>
          <w:rFonts w:ascii="Arial" w:eastAsia="Arial" w:hAnsi="Arial" w:cs="Arial"/>
          <w:sz w:val="20"/>
          <w:szCs w:val="20"/>
          <w:rPrChange w:id="361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>Evaluación del desempeño.</w:t>
      </w:r>
    </w:p>
    <w:p w14:paraId="3B0BAB21" w14:textId="77777777" w:rsidR="004F4BBD" w:rsidRPr="00F673CA" w:rsidRDefault="004F4BBD" w:rsidP="0093495A">
      <w:p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  <w:rPrChange w:id="362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</w:pPr>
    </w:p>
    <w:p w14:paraId="49B0F1CC" w14:textId="63BA1E97" w:rsidR="009F214B" w:rsidRPr="00F673CA" w:rsidRDefault="00141F8F" w:rsidP="0093495A">
      <w:pPr>
        <w:spacing w:after="0" w:line="240" w:lineRule="auto"/>
        <w:ind w:left="426" w:right="-93" w:hanging="426"/>
        <w:jc w:val="both"/>
        <w:rPr>
          <w:rFonts w:ascii="Arial" w:eastAsia="Arial" w:hAnsi="Arial" w:cs="Arial"/>
          <w:sz w:val="20"/>
          <w:szCs w:val="20"/>
          <w:rPrChange w:id="363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</w:pPr>
      <w:r w:rsidRPr="00F673CA">
        <w:rPr>
          <w:rFonts w:ascii="Arial" w:eastAsia="Arial" w:hAnsi="Arial" w:cs="Arial"/>
          <w:sz w:val="20"/>
          <w:szCs w:val="20"/>
          <w:rPrChange w:id="364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 xml:space="preserve">Acciones para Revisión por la </w:t>
      </w:r>
      <w:r w:rsidR="004F4BBD" w:rsidRPr="00F673CA">
        <w:rPr>
          <w:rFonts w:ascii="Arial" w:eastAsia="Arial" w:hAnsi="Arial" w:cs="Arial"/>
          <w:sz w:val="20"/>
          <w:szCs w:val="20"/>
          <w:rPrChange w:id="365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 xml:space="preserve">Alta </w:t>
      </w:r>
      <w:r w:rsidR="00281226" w:rsidRPr="00F673CA">
        <w:rPr>
          <w:rFonts w:ascii="Arial" w:eastAsia="Arial" w:hAnsi="Arial" w:cs="Arial"/>
          <w:sz w:val="20"/>
          <w:szCs w:val="20"/>
          <w:rPrChange w:id="366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>Dirección</w:t>
      </w:r>
      <w:r w:rsidRPr="00F673CA">
        <w:rPr>
          <w:rFonts w:ascii="Arial" w:eastAsia="Arial" w:hAnsi="Arial" w:cs="Arial"/>
          <w:sz w:val="20"/>
          <w:szCs w:val="20"/>
          <w:rPrChange w:id="367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white"/>
            </w:rPr>
          </w:rPrChange>
        </w:rPr>
        <w:t xml:space="preserve"> al SGC</w:t>
      </w:r>
      <w:r w:rsidR="00157116" w:rsidRPr="00F673CA">
        <w:rPr>
          <w:rFonts w:ascii="Arial" w:eastAsia="Arial" w:hAnsi="Arial" w:cs="Arial"/>
          <w:sz w:val="20"/>
          <w:szCs w:val="20"/>
          <w:rPrChange w:id="368" w:author="SANCHEZ SANCHEZ RICARDO" w:date="2020-01-24T18:13:00Z">
            <w:rPr>
              <w:rFonts w:ascii="Arial" w:eastAsia="Arial" w:hAnsi="Arial" w:cs="Arial"/>
              <w:sz w:val="20"/>
              <w:szCs w:val="20"/>
              <w:highlight w:val="yellow"/>
            </w:rPr>
          </w:rPrChange>
        </w:rPr>
        <w:t>.</w:t>
      </w:r>
    </w:p>
    <w:p w14:paraId="2438ECAA" w14:textId="77777777" w:rsidR="009F214B" w:rsidRPr="00F673CA" w:rsidRDefault="009F214B" w:rsidP="0093495A">
      <w:pPr>
        <w:spacing w:after="0" w:line="240" w:lineRule="auto"/>
        <w:ind w:left="426" w:right="-93" w:hanging="426"/>
        <w:jc w:val="center"/>
        <w:rPr>
          <w:rFonts w:ascii="Arial" w:eastAsia="Arial" w:hAnsi="Arial" w:cs="Arial"/>
          <w:b/>
          <w:sz w:val="20"/>
          <w:szCs w:val="20"/>
          <w:rPrChange w:id="369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</w:pPr>
    </w:p>
    <w:p w14:paraId="36DBE929" w14:textId="77777777" w:rsidR="009F214B" w:rsidRPr="00F673CA" w:rsidRDefault="00141F8F" w:rsidP="0093495A">
      <w:pPr>
        <w:spacing w:after="0" w:line="240" w:lineRule="auto"/>
        <w:ind w:left="426" w:right="-93" w:hanging="426"/>
        <w:jc w:val="center"/>
        <w:rPr>
          <w:rFonts w:ascii="Arial" w:eastAsia="Arial" w:hAnsi="Arial" w:cs="Arial"/>
          <w:b/>
          <w:sz w:val="20"/>
          <w:szCs w:val="20"/>
          <w:rPrChange w:id="370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</w:pPr>
      <w:r w:rsidRPr="00F673CA">
        <w:rPr>
          <w:rFonts w:ascii="Arial" w:eastAsia="Arial" w:hAnsi="Arial" w:cs="Arial"/>
          <w:b/>
          <w:sz w:val="20"/>
          <w:szCs w:val="20"/>
          <w:rPrChange w:id="371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  <w:t xml:space="preserve">PLANIFICAR LA REVISIÓN POR LA </w:t>
      </w:r>
      <w:r w:rsidR="004F4BBD" w:rsidRPr="00F673CA">
        <w:rPr>
          <w:rFonts w:ascii="Arial" w:eastAsia="Arial" w:hAnsi="Arial" w:cs="Arial"/>
          <w:b/>
          <w:sz w:val="20"/>
          <w:szCs w:val="20"/>
          <w:rPrChange w:id="372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  <w:t xml:space="preserve">ALTA </w:t>
      </w:r>
      <w:r w:rsidR="00281226" w:rsidRPr="00F673CA">
        <w:rPr>
          <w:rFonts w:ascii="Arial" w:eastAsia="Arial" w:hAnsi="Arial" w:cs="Arial"/>
          <w:b/>
          <w:sz w:val="20"/>
          <w:szCs w:val="20"/>
          <w:rPrChange w:id="373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  <w:t>DIRECCIÓN</w:t>
      </w:r>
    </w:p>
    <w:p w14:paraId="2D8C9499" w14:textId="77777777" w:rsidR="00D509E9" w:rsidRPr="00F673CA" w:rsidRDefault="00D509E9" w:rsidP="0093495A">
      <w:pPr>
        <w:spacing w:after="0" w:line="240" w:lineRule="auto"/>
        <w:ind w:left="426" w:right="-93" w:hanging="426"/>
        <w:jc w:val="center"/>
        <w:rPr>
          <w:rFonts w:ascii="Arial" w:eastAsia="Arial" w:hAnsi="Arial" w:cs="Arial"/>
          <w:b/>
          <w:sz w:val="20"/>
          <w:szCs w:val="20"/>
          <w:rPrChange w:id="374" w:author="SANCHEZ SANCHEZ RICARDO" w:date="2020-01-24T18:13:00Z">
            <w:rPr>
              <w:rFonts w:ascii="Arial" w:eastAsia="Arial" w:hAnsi="Arial" w:cs="Arial"/>
              <w:b/>
              <w:sz w:val="20"/>
              <w:szCs w:val="20"/>
              <w:highlight w:val="white"/>
            </w:rPr>
          </w:rPrChange>
        </w:rPr>
      </w:pPr>
    </w:p>
    <w:tbl>
      <w:tblPr>
        <w:tblStyle w:val="Tablaconcuadrcula"/>
        <w:tblW w:w="5067" w:type="pct"/>
        <w:tblLook w:val="04A0" w:firstRow="1" w:lastRow="0" w:firstColumn="1" w:lastColumn="0" w:noHBand="0" w:noVBand="1"/>
      </w:tblPr>
      <w:tblGrid>
        <w:gridCol w:w="2833"/>
        <w:gridCol w:w="224"/>
        <w:gridCol w:w="2836"/>
        <w:gridCol w:w="224"/>
        <w:gridCol w:w="2829"/>
      </w:tblGrid>
      <w:tr w:rsidR="00F673CA" w:rsidRPr="00F673CA" w14:paraId="57FD45F0" w14:textId="77777777" w:rsidTr="00DB1A1F">
        <w:trPr>
          <w:trHeight w:val="3436"/>
        </w:trPr>
        <w:tc>
          <w:tcPr>
            <w:tcW w:w="1584" w:type="pct"/>
            <w:shd w:val="clear" w:color="auto" w:fill="FBD4B4" w:themeFill="accent6" w:themeFillTint="66"/>
          </w:tcPr>
          <w:p w14:paraId="052D8F19" w14:textId="57067D3F" w:rsidR="00C31179" w:rsidRPr="00F673CA" w:rsidRDefault="00C31179" w:rsidP="00C31179">
            <w:pPr>
              <w:pStyle w:val="Textoindependiente"/>
              <w:ind w:left="284"/>
              <w:jc w:val="center"/>
              <w:rPr>
                <w:b/>
                <w:w w:val="105"/>
                <w:sz w:val="16"/>
                <w:szCs w:val="16"/>
                <w:lang w:val="es-MX"/>
                <w:rPrChange w:id="375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b/>
                <w:w w:val="105"/>
                <w:sz w:val="16"/>
                <w:szCs w:val="16"/>
                <w:lang w:val="es-MX"/>
                <w:rPrChange w:id="376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Requisitos</w:t>
            </w:r>
            <w:r w:rsidR="00157116" w:rsidRPr="00F673CA">
              <w:rPr>
                <w:b/>
                <w:w w:val="105"/>
                <w:sz w:val="16"/>
                <w:szCs w:val="16"/>
                <w:lang w:val="es-MX"/>
                <w:rPrChange w:id="377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highlight w:val="yellow"/>
                    <w:lang w:val="es-MX"/>
                  </w:rPr>
                </w:rPrChange>
              </w:rPr>
              <w:t>.</w:t>
            </w:r>
          </w:p>
          <w:p w14:paraId="3FD75992" w14:textId="77777777" w:rsidR="00C31179" w:rsidRPr="00F673CA" w:rsidRDefault="00C31179" w:rsidP="00C31179">
            <w:pPr>
              <w:pStyle w:val="Textoindependiente"/>
              <w:ind w:left="284"/>
              <w:rPr>
                <w:w w:val="105"/>
                <w:sz w:val="16"/>
                <w:szCs w:val="16"/>
                <w:lang w:val="es-MX"/>
                <w:rPrChange w:id="378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</w:p>
          <w:p w14:paraId="43940550" w14:textId="60E3CF74" w:rsidR="00C31179" w:rsidRPr="00F673CA" w:rsidRDefault="00C31179" w:rsidP="00C31179">
            <w:pPr>
              <w:pStyle w:val="Textoindependiente"/>
              <w:ind w:left="0"/>
              <w:jc w:val="both"/>
              <w:rPr>
                <w:sz w:val="16"/>
                <w:szCs w:val="16"/>
                <w:lang w:val="es-MX"/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379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9.3</w:t>
            </w:r>
            <w:r w:rsidRPr="00F673CA">
              <w:rPr>
                <w:spacing w:val="22"/>
                <w:w w:val="105"/>
                <w:sz w:val="16"/>
                <w:szCs w:val="16"/>
                <w:lang w:val="es-MX"/>
                <w:rPrChange w:id="380" w:author="SANCHEZ SANCHEZ RICARDO" w:date="2020-01-24T18:13:00Z">
                  <w:rPr>
                    <w:color w:val="180F15"/>
                    <w:spacing w:val="22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 </w:t>
            </w:r>
            <w:r w:rsidRPr="00F673CA">
              <w:rPr>
                <w:spacing w:val="-2"/>
                <w:w w:val="105"/>
                <w:sz w:val="16"/>
                <w:szCs w:val="16"/>
                <w:lang w:val="es-MX"/>
                <w:rPrChange w:id="381" w:author="SANCHEZ SANCHEZ RICARDO" w:date="2020-01-24T18:13:00Z">
                  <w:rPr>
                    <w:color w:val="180F15"/>
                    <w:spacing w:val="-2"/>
                    <w:w w:val="105"/>
                    <w:sz w:val="16"/>
                    <w:szCs w:val="16"/>
                    <w:lang w:val="es-MX"/>
                  </w:rPr>
                </w:rPrChange>
              </w:rPr>
              <w:t>Revi</w:t>
            </w:r>
            <w:r w:rsidRPr="00F673CA">
              <w:rPr>
                <w:spacing w:val="-1"/>
                <w:w w:val="105"/>
                <w:sz w:val="16"/>
                <w:szCs w:val="16"/>
                <w:lang w:val="es-MX"/>
                <w:rPrChange w:id="382" w:author="SANCHEZ SANCHEZ RICARDO" w:date="2020-01-24T18:13:00Z">
                  <w:rPr>
                    <w:color w:val="180F15"/>
                    <w:spacing w:val="-1"/>
                    <w:w w:val="105"/>
                    <w:sz w:val="16"/>
                    <w:szCs w:val="16"/>
                    <w:lang w:val="es-MX"/>
                  </w:rPr>
                </w:rPrChange>
              </w:rPr>
              <w:t>sión</w:t>
            </w:r>
            <w:r w:rsidRPr="00F673CA">
              <w:rPr>
                <w:spacing w:val="-15"/>
                <w:w w:val="105"/>
                <w:sz w:val="16"/>
                <w:szCs w:val="16"/>
                <w:lang w:val="es-MX"/>
                <w:rPrChange w:id="383" w:author="SANCHEZ SANCHEZ RICARDO" w:date="2020-01-24T18:13:00Z">
                  <w:rPr>
                    <w:color w:val="180F15"/>
                    <w:spacing w:val="-15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 </w:t>
            </w:r>
            <w:r w:rsidRPr="00F673CA">
              <w:rPr>
                <w:w w:val="105"/>
                <w:sz w:val="16"/>
                <w:szCs w:val="16"/>
                <w:lang w:val="es-MX"/>
                <w:rPrChange w:id="384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po</w:t>
            </w:r>
            <w:r w:rsidRPr="00F673CA">
              <w:rPr>
                <w:w w:val="105"/>
                <w:sz w:val="16"/>
                <w:szCs w:val="16"/>
                <w:lang w:val="es-MX"/>
                <w:rPrChange w:id="385" w:author="SANCHEZ SANCHEZ RICARDO" w:date="2020-01-24T18:13:00Z">
                  <w:rPr>
                    <w:color w:val="051A33"/>
                    <w:w w:val="105"/>
                    <w:sz w:val="16"/>
                    <w:szCs w:val="16"/>
                    <w:lang w:val="es-MX"/>
                  </w:rPr>
                </w:rPrChange>
              </w:rPr>
              <w:t>r</w:t>
            </w:r>
            <w:r w:rsidRPr="00F673CA">
              <w:rPr>
                <w:spacing w:val="-7"/>
                <w:w w:val="105"/>
                <w:sz w:val="16"/>
                <w:szCs w:val="16"/>
                <w:lang w:val="es-MX"/>
                <w:rPrChange w:id="386" w:author="SANCHEZ SANCHEZ RICARDO" w:date="2020-01-24T18:13:00Z">
                  <w:rPr>
                    <w:color w:val="051A33"/>
                    <w:spacing w:val="-7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 </w:t>
            </w:r>
            <w:r w:rsidRPr="00F673CA">
              <w:rPr>
                <w:w w:val="105"/>
                <w:sz w:val="16"/>
                <w:szCs w:val="16"/>
                <w:lang w:val="es-MX"/>
                <w:rPrChange w:id="387" w:author="SANCHEZ SANCHEZ RICARDO" w:date="2020-01-24T18:13:00Z">
                  <w:rPr>
                    <w:color w:val="280023"/>
                    <w:w w:val="105"/>
                    <w:sz w:val="16"/>
                    <w:szCs w:val="16"/>
                    <w:lang w:val="es-MX"/>
                  </w:rPr>
                </w:rPrChange>
              </w:rPr>
              <w:t>la</w:t>
            </w:r>
            <w:r w:rsidRPr="00F673CA">
              <w:rPr>
                <w:spacing w:val="12"/>
                <w:w w:val="105"/>
                <w:sz w:val="16"/>
                <w:szCs w:val="16"/>
                <w:lang w:val="es-MX"/>
                <w:rPrChange w:id="388" w:author="SANCHEZ SANCHEZ RICARDO" w:date="2020-01-24T18:13:00Z">
                  <w:rPr>
                    <w:color w:val="280023"/>
                    <w:spacing w:val="12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 </w:t>
            </w:r>
            <w:r w:rsidR="00157116" w:rsidRPr="00F673CA">
              <w:rPr>
                <w:w w:val="105"/>
                <w:sz w:val="16"/>
                <w:szCs w:val="16"/>
                <w:lang w:val="es-MX"/>
                <w:rPrChange w:id="389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highlight w:val="yellow"/>
                    <w:lang w:val="es-MX"/>
                  </w:rPr>
                </w:rPrChange>
              </w:rPr>
              <w:t>D</w:t>
            </w:r>
            <w:r w:rsidRPr="00F673CA">
              <w:rPr>
                <w:w w:val="105"/>
                <w:sz w:val="16"/>
                <w:szCs w:val="16"/>
                <w:lang w:val="es-MX"/>
                <w:rPrChange w:id="390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i</w:t>
            </w:r>
            <w:r w:rsidRPr="00F673CA">
              <w:rPr>
                <w:w w:val="105"/>
                <w:sz w:val="16"/>
                <w:szCs w:val="16"/>
                <w:lang w:val="es-MX"/>
                <w:rPrChange w:id="391" w:author="SANCHEZ SANCHEZ RICARDO" w:date="2020-01-24T18:13:00Z">
                  <w:rPr>
                    <w:color w:val="051A33"/>
                    <w:w w:val="105"/>
                    <w:sz w:val="16"/>
                    <w:szCs w:val="16"/>
                    <w:lang w:val="es-MX"/>
                  </w:rPr>
                </w:rPrChange>
              </w:rPr>
              <w:t>r</w:t>
            </w:r>
            <w:r w:rsidRPr="00F673CA">
              <w:rPr>
                <w:spacing w:val="1"/>
                <w:w w:val="105"/>
                <w:sz w:val="16"/>
                <w:szCs w:val="16"/>
                <w:lang w:val="es-MX"/>
                <w:rPrChange w:id="392" w:author="SANCHEZ SANCHEZ RICARDO" w:date="2020-01-24T18:13:00Z">
                  <w:rPr>
                    <w:color w:val="180F15"/>
                    <w:spacing w:val="1"/>
                    <w:w w:val="105"/>
                    <w:sz w:val="16"/>
                    <w:szCs w:val="16"/>
                    <w:lang w:val="es-MX"/>
                  </w:rPr>
                </w:rPrChange>
              </w:rPr>
              <w:t>ección</w:t>
            </w:r>
            <w:r w:rsidR="00EA30BE" w:rsidRPr="00F673CA">
              <w:rPr>
                <w:spacing w:val="1"/>
                <w:w w:val="105"/>
                <w:sz w:val="16"/>
                <w:szCs w:val="16"/>
                <w:lang w:val="es-MX"/>
                <w:rPrChange w:id="393" w:author="SANCHEZ SANCHEZ RICARDO" w:date="2020-01-24T18:13:00Z">
                  <w:rPr>
                    <w:color w:val="180F15"/>
                    <w:spacing w:val="1"/>
                    <w:w w:val="105"/>
                    <w:sz w:val="16"/>
                    <w:szCs w:val="16"/>
                    <w:highlight w:val="yellow"/>
                    <w:lang w:val="es-MX"/>
                  </w:rPr>
                </w:rPrChange>
              </w:rPr>
              <w:t>.</w:t>
            </w:r>
          </w:p>
          <w:p w14:paraId="209CAEA6" w14:textId="77777777" w:rsidR="00C31179" w:rsidRPr="00F673CA" w:rsidRDefault="00C31179" w:rsidP="00C31179">
            <w:pPr>
              <w:pStyle w:val="Textoindependiente"/>
              <w:ind w:left="0"/>
              <w:jc w:val="both"/>
              <w:rPr>
                <w:w w:val="105"/>
                <w:sz w:val="16"/>
                <w:szCs w:val="16"/>
                <w:lang w:val="es-MX"/>
                <w:rPrChange w:id="394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</w:p>
          <w:p w14:paraId="35E4CEF4" w14:textId="77777777" w:rsidR="00C31179" w:rsidRPr="00F673CA" w:rsidRDefault="00C31179" w:rsidP="00C31179">
            <w:pPr>
              <w:pStyle w:val="Textoindependiente"/>
              <w:ind w:left="0"/>
              <w:jc w:val="both"/>
              <w:rPr>
                <w:w w:val="105"/>
                <w:sz w:val="16"/>
                <w:szCs w:val="16"/>
                <w:lang w:val="es-MX"/>
                <w:rPrChange w:id="395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396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9.3.1 La Alta Dirección debe revisar el SGC a intervalos planificados para asegurarse de su conveniencia, adecuación, eficacia y alineación continua con la Dirección Estratégica.</w:t>
            </w:r>
          </w:p>
          <w:p w14:paraId="25E42668" w14:textId="77777777" w:rsidR="00C31179" w:rsidRPr="00F673CA" w:rsidRDefault="00C31179" w:rsidP="00C31179">
            <w:pPr>
              <w:pStyle w:val="Textoindependiente"/>
              <w:ind w:left="284"/>
              <w:rPr>
                <w:rFonts w:cs="Arial"/>
                <w:b/>
                <w:sz w:val="16"/>
                <w:szCs w:val="16"/>
                <w:rPrChange w:id="397" w:author="SANCHEZ SANCHEZ RICARDO" w:date="2020-01-24T18:13:00Z">
                  <w:rPr>
                    <w:rFonts w:cs="Arial"/>
                    <w:b/>
                    <w:sz w:val="16"/>
                    <w:szCs w:val="16"/>
                    <w:highlight w:val="white"/>
                  </w:rPr>
                </w:rPrChange>
              </w:rPr>
            </w:pP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3CA22D5D" w14:textId="77777777" w:rsidR="00C31179" w:rsidRPr="00F673CA" w:rsidRDefault="00C31179" w:rsidP="0093495A">
            <w:pPr>
              <w:ind w:right="-93"/>
              <w:jc w:val="center"/>
              <w:rPr>
                <w:rFonts w:ascii="Arial" w:eastAsia="Arial" w:hAnsi="Arial" w:cs="Arial"/>
                <w:b/>
                <w:sz w:val="16"/>
                <w:szCs w:val="16"/>
                <w:rPrChange w:id="398" w:author="SANCHEZ SANCHEZ RICARDO" w:date="2020-01-24T18:13:00Z">
                  <w:rPr>
                    <w:rFonts w:ascii="Arial" w:eastAsia="Arial" w:hAnsi="Arial" w:cs="Arial"/>
                    <w:b/>
                    <w:sz w:val="16"/>
                    <w:szCs w:val="16"/>
                    <w:highlight w:val="white"/>
                  </w:rPr>
                </w:rPrChange>
              </w:rPr>
            </w:pPr>
          </w:p>
        </w:tc>
        <w:tc>
          <w:tcPr>
            <w:tcW w:w="1585" w:type="pct"/>
            <w:shd w:val="clear" w:color="auto" w:fill="C2D69B" w:themeFill="accent3" w:themeFillTint="99"/>
          </w:tcPr>
          <w:p w14:paraId="34B30A80" w14:textId="77777777" w:rsidR="00C31179" w:rsidRPr="00F673CA" w:rsidRDefault="00C31179" w:rsidP="00C31179">
            <w:pPr>
              <w:ind w:right="-93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673CA">
              <w:rPr>
                <w:rFonts w:ascii="Arial" w:eastAsia="Arial" w:hAnsi="Arial" w:cs="Arial"/>
                <w:b/>
                <w:sz w:val="16"/>
                <w:szCs w:val="16"/>
              </w:rPr>
              <w:t>Acciones</w:t>
            </w:r>
            <w:r w:rsidR="00DB1A1F" w:rsidRPr="00F673CA">
              <w:rPr>
                <w:rFonts w:ascii="Arial" w:eastAsia="Arial" w:hAnsi="Arial" w:cs="Arial"/>
                <w:b/>
                <w:sz w:val="16"/>
                <w:szCs w:val="16"/>
              </w:rPr>
              <w:t>.</w:t>
            </w:r>
          </w:p>
          <w:p w14:paraId="53A68F70" w14:textId="77777777" w:rsidR="00DB1A1F" w:rsidRPr="00F673CA" w:rsidRDefault="00DB1A1F" w:rsidP="00C31179">
            <w:pPr>
              <w:ind w:right="-9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7D9ABB5" w14:textId="77777777" w:rsidR="00C31179" w:rsidRPr="00F673CA" w:rsidRDefault="00C31179" w:rsidP="000111FD">
            <w:pPr>
              <w:pStyle w:val="Prrafodelista"/>
              <w:numPr>
                <w:ilvl w:val="0"/>
                <w:numId w:val="30"/>
              </w:numPr>
              <w:ind w:left="0" w:right="-93" w:hanging="1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F673CA">
              <w:rPr>
                <w:rFonts w:ascii="Arial" w:eastAsia="Arial" w:hAnsi="Arial" w:cs="Arial"/>
                <w:sz w:val="16"/>
                <w:szCs w:val="16"/>
              </w:rPr>
              <w:t>Determinar, apoyar y dirigir a los puestos participantes en la revisión por la Dirección.</w:t>
            </w:r>
          </w:p>
          <w:p w14:paraId="349D076F" w14:textId="4A6DC4F1" w:rsidR="00C31179" w:rsidRPr="00F673CA" w:rsidRDefault="00DB1A1F" w:rsidP="000111FD">
            <w:pPr>
              <w:pStyle w:val="Prrafodelista"/>
              <w:numPr>
                <w:ilvl w:val="0"/>
                <w:numId w:val="30"/>
              </w:numPr>
              <w:ind w:left="0" w:right="-93" w:hanging="11"/>
              <w:jc w:val="both"/>
              <w:rPr>
                <w:rFonts w:ascii="Arial" w:eastAsia="Arial" w:hAnsi="Arial" w:cs="Arial"/>
                <w:sz w:val="16"/>
                <w:szCs w:val="16"/>
              </w:rPr>
            </w:pPr>
            <w:r w:rsidRPr="00F673CA">
              <w:rPr>
                <w:rFonts w:ascii="Arial" w:eastAsia="Arial" w:hAnsi="Arial" w:cs="Arial"/>
                <w:sz w:val="16"/>
                <w:szCs w:val="16"/>
              </w:rPr>
              <w:t>Determinar, comunica</w:t>
            </w:r>
            <w:r w:rsidR="00C31179" w:rsidRPr="00F673CA">
              <w:rPr>
                <w:rFonts w:ascii="Arial" w:eastAsia="Arial" w:hAnsi="Arial" w:cs="Arial"/>
                <w:sz w:val="16"/>
                <w:szCs w:val="16"/>
              </w:rPr>
              <w:t>r y asegurarse de que se realiza el</w:t>
            </w:r>
            <w:r w:rsidRPr="00F673CA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C31179" w:rsidRPr="00F673CA">
              <w:rPr>
                <w:rFonts w:ascii="Arial" w:eastAsia="Arial" w:hAnsi="Arial" w:cs="Arial"/>
                <w:sz w:val="16"/>
                <w:szCs w:val="16"/>
              </w:rPr>
              <w:t>ejercicio de revisión</w:t>
            </w:r>
            <w:r w:rsidR="00EA30BE" w:rsidRPr="00F673CA">
              <w:rPr>
                <w:rFonts w:ascii="Arial" w:eastAsia="Arial" w:hAnsi="Arial" w:cs="Arial"/>
                <w:sz w:val="16"/>
                <w:szCs w:val="16"/>
                <w:rPrChange w:id="399" w:author="SANCHEZ SANCHEZ RICARDO" w:date="2020-01-24T18:13:00Z">
                  <w:rPr>
                    <w:rFonts w:ascii="Arial" w:eastAsia="Arial" w:hAnsi="Arial" w:cs="Arial"/>
                    <w:sz w:val="16"/>
                    <w:szCs w:val="16"/>
                    <w:highlight w:val="yellow"/>
                  </w:rPr>
                </w:rPrChange>
              </w:rPr>
              <w:t>,</w:t>
            </w:r>
            <w:r w:rsidR="00C31179" w:rsidRPr="00F673CA">
              <w:rPr>
                <w:rFonts w:ascii="Arial" w:eastAsia="Arial" w:hAnsi="Arial" w:cs="Arial"/>
                <w:sz w:val="16"/>
                <w:szCs w:val="16"/>
              </w:rPr>
              <w:t xml:space="preserve"> con base en el alcance, actividades y la programación de fechas, previo a los procesos de Planificación Estratégica.</w:t>
            </w:r>
          </w:p>
        </w:tc>
        <w:tc>
          <w:tcPr>
            <w:tcW w:w="125" w:type="pct"/>
            <w:tcBorders>
              <w:top w:val="nil"/>
              <w:bottom w:val="nil"/>
            </w:tcBorders>
            <w:shd w:val="clear" w:color="auto" w:fill="FFFFFF" w:themeFill="background1"/>
          </w:tcPr>
          <w:p w14:paraId="07330E83" w14:textId="77777777" w:rsidR="00C31179" w:rsidRPr="00F673CA" w:rsidRDefault="00C31179" w:rsidP="0093495A">
            <w:pPr>
              <w:ind w:right="-93"/>
              <w:jc w:val="center"/>
              <w:rPr>
                <w:rFonts w:ascii="Arial" w:eastAsia="Arial" w:hAnsi="Arial" w:cs="Arial"/>
                <w:b/>
                <w:sz w:val="20"/>
                <w:szCs w:val="20"/>
                <w:rPrChange w:id="400" w:author="SANCHEZ SANCHEZ RICARDO" w:date="2020-01-24T18:13:00Z">
                  <w:rPr>
                    <w:rFonts w:ascii="Arial" w:eastAsia="Arial" w:hAnsi="Arial" w:cs="Arial"/>
                    <w:b/>
                    <w:sz w:val="20"/>
                    <w:szCs w:val="20"/>
                    <w:highlight w:val="white"/>
                  </w:rPr>
                </w:rPrChange>
              </w:rPr>
            </w:pPr>
          </w:p>
        </w:tc>
        <w:tc>
          <w:tcPr>
            <w:tcW w:w="1582" w:type="pct"/>
            <w:shd w:val="clear" w:color="auto" w:fill="B6DDE8" w:themeFill="accent5" w:themeFillTint="66"/>
          </w:tcPr>
          <w:p w14:paraId="4CC05B41" w14:textId="77777777" w:rsidR="00DB1A1F" w:rsidRPr="00F673CA" w:rsidRDefault="00DB1A1F" w:rsidP="00DB1A1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673CA">
              <w:rPr>
                <w:rFonts w:ascii="Arial" w:hAnsi="Arial" w:cs="Arial"/>
                <w:b/>
                <w:sz w:val="16"/>
                <w:szCs w:val="16"/>
              </w:rPr>
              <w:t>Evidencias.</w:t>
            </w:r>
          </w:p>
          <w:p w14:paraId="0A79B824" w14:textId="77777777" w:rsidR="00DB1A1F" w:rsidRPr="00F673CA" w:rsidRDefault="00DB1A1F" w:rsidP="00DB1A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A99E34A" w14:textId="77777777" w:rsidR="00DB1A1F" w:rsidRPr="00F673CA" w:rsidRDefault="00DB1A1F" w:rsidP="00DB1A1F">
            <w:pPr>
              <w:rPr>
                <w:rFonts w:ascii="Arial" w:hAnsi="Arial" w:cs="Arial"/>
                <w:sz w:val="16"/>
                <w:szCs w:val="16"/>
              </w:rPr>
            </w:pPr>
            <w:r w:rsidRPr="00F673CA">
              <w:rPr>
                <w:rFonts w:ascii="Arial" w:hAnsi="Arial" w:cs="Arial"/>
                <w:sz w:val="16"/>
                <w:szCs w:val="16"/>
              </w:rPr>
              <w:t>Estructura de roles en el SGC:</w:t>
            </w:r>
          </w:p>
          <w:p w14:paraId="7CB18025" w14:textId="77777777" w:rsidR="00DB1A1F" w:rsidRPr="00F673CA" w:rsidRDefault="00DB1A1F" w:rsidP="00DB1A1F">
            <w:pPr>
              <w:rPr>
                <w:rFonts w:ascii="Arial" w:hAnsi="Arial" w:cs="Arial"/>
                <w:sz w:val="16"/>
                <w:szCs w:val="16"/>
              </w:rPr>
            </w:pPr>
          </w:p>
          <w:p w14:paraId="408E0BCB" w14:textId="77777777" w:rsidR="00DB1A1F" w:rsidRPr="00F673CA" w:rsidRDefault="00DB1A1F" w:rsidP="000111FD">
            <w:pPr>
              <w:pStyle w:val="Prrafodelista"/>
              <w:numPr>
                <w:ilvl w:val="0"/>
                <w:numId w:val="31"/>
              </w:numPr>
              <w:autoSpaceDE/>
              <w:autoSpaceDN/>
              <w:spacing w:after="160" w:line="259" w:lineRule="auto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673CA">
              <w:rPr>
                <w:rFonts w:ascii="Arial" w:hAnsi="Arial" w:cs="Arial"/>
                <w:sz w:val="16"/>
                <w:szCs w:val="16"/>
              </w:rPr>
              <w:t>Alta Dirección: Vocalía.</w:t>
            </w:r>
          </w:p>
          <w:p w14:paraId="24674A6E" w14:textId="77777777" w:rsidR="00DB1A1F" w:rsidRPr="00F673CA" w:rsidRDefault="00DB1A1F" w:rsidP="000111FD">
            <w:pPr>
              <w:pStyle w:val="Prrafodelista"/>
              <w:numPr>
                <w:ilvl w:val="0"/>
                <w:numId w:val="31"/>
              </w:numPr>
              <w:autoSpaceDE/>
              <w:autoSpaceDN/>
              <w:spacing w:after="160" w:line="259" w:lineRule="auto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673CA">
              <w:rPr>
                <w:rFonts w:ascii="Arial" w:hAnsi="Arial" w:cs="Arial"/>
                <w:sz w:val="16"/>
                <w:szCs w:val="16"/>
              </w:rPr>
              <w:t>Coordinadores del SGC.</w:t>
            </w:r>
          </w:p>
          <w:p w14:paraId="299F3614" w14:textId="1F2CC83B" w:rsidR="00DB1A1F" w:rsidRPr="00F673CA" w:rsidRDefault="00DB1A1F" w:rsidP="000111FD">
            <w:pPr>
              <w:pStyle w:val="Prrafodelista"/>
              <w:numPr>
                <w:ilvl w:val="0"/>
                <w:numId w:val="31"/>
              </w:numPr>
              <w:autoSpaceDE/>
              <w:autoSpaceDN/>
              <w:spacing w:after="160" w:line="259" w:lineRule="auto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673CA">
              <w:rPr>
                <w:rFonts w:ascii="Arial" w:hAnsi="Arial" w:cs="Arial"/>
                <w:sz w:val="16"/>
                <w:szCs w:val="16"/>
              </w:rPr>
              <w:t>Auditores L</w:t>
            </w:r>
            <w:r w:rsidR="00EA30BE" w:rsidRPr="00F673CA">
              <w:rPr>
                <w:rFonts w:ascii="Arial" w:hAnsi="Arial" w:cs="Arial"/>
                <w:sz w:val="16"/>
                <w:szCs w:val="16"/>
                <w:rPrChange w:id="401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</w:rPr>
                </w:rPrChange>
              </w:rPr>
              <w:t>í</w:t>
            </w:r>
            <w:r w:rsidRPr="00F673CA">
              <w:rPr>
                <w:rFonts w:ascii="Arial" w:hAnsi="Arial" w:cs="Arial"/>
                <w:sz w:val="16"/>
                <w:szCs w:val="16"/>
              </w:rPr>
              <w:t>deres y Auditores Internos.</w:t>
            </w:r>
          </w:p>
          <w:p w14:paraId="5BEA681E" w14:textId="77777777" w:rsidR="00DB1A1F" w:rsidRPr="00F673CA" w:rsidRDefault="00DB1A1F" w:rsidP="000111FD">
            <w:pPr>
              <w:pStyle w:val="Prrafodelista"/>
              <w:numPr>
                <w:ilvl w:val="0"/>
                <w:numId w:val="31"/>
              </w:numPr>
              <w:autoSpaceDE/>
              <w:autoSpaceDN/>
              <w:spacing w:after="160" w:line="259" w:lineRule="auto"/>
              <w:ind w:left="227" w:hanging="227"/>
              <w:rPr>
                <w:rFonts w:ascii="Arial" w:hAnsi="Arial" w:cs="Arial"/>
                <w:sz w:val="16"/>
                <w:szCs w:val="16"/>
              </w:rPr>
            </w:pPr>
            <w:r w:rsidRPr="00F673CA">
              <w:rPr>
                <w:rFonts w:ascii="Arial" w:hAnsi="Arial" w:cs="Arial"/>
                <w:sz w:val="16"/>
                <w:szCs w:val="16"/>
              </w:rPr>
              <w:t>Dueños de Procesos</w:t>
            </w:r>
          </w:p>
          <w:p w14:paraId="4AA93258" w14:textId="77777777" w:rsidR="00C31179" w:rsidRPr="00F673CA" w:rsidRDefault="00DB1A1F" w:rsidP="00DB1A1F">
            <w:pPr>
              <w:rPr>
                <w:rFonts w:ascii="Arial" w:hAnsi="Arial" w:cs="Arial"/>
                <w:sz w:val="16"/>
                <w:szCs w:val="16"/>
              </w:rPr>
            </w:pPr>
            <w:r w:rsidRPr="00F673CA">
              <w:rPr>
                <w:rFonts w:ascii="Arial" w:hAnsi="Arial" w:cs="Arial"/>
                <w:sz w:val="16"/>
                <w:szCs w:val="16"/>
              </w:rPr>
              <w:t>Documento de Responsabilidad de la Alta Dirección.</w:t>
            </w:r>
          </w:p>
        </w:tc>
      </w:tr>
    </w:tbl>
    <w:p w14:paraId="2A70FE93" w14:textId="77777777" w:rsidR="009C604C" w:rsidRPr="00F673CA" w:rsidRDefault="009C604C" w:rsidP="00C640D0">
      <w:pPr>
        <w:spacing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p w14:paraId="4BE326F1" w14:textId="77777777" w:rsidR="009C604C" w:rsidRPr="00F673CA" w:rsidRDefault="009C604C" w:rsidP="002A0FF5">
      <w:pPr>
        <w:spacing w:line="240" w:lineRule="auto"/>
        <w:ind w:right="-93" w:hanging="426"/>
        <w:rPr>
          <w:rFonts w:ascii="Arial" w:eastAsia="Arial" w:hAnsi="Arial" w:cs="Arial"/>
          <w:b/>
          <w:sz w:val="20"/>
          <w:szCs w:val="20"/>
        </w:rPr>
      </w:pPr>
    </w:p>
    <w:p w14:paraId="6459C7B6" w14:textId="77777777" w:rsidR="009C604C" w:rsidRPr="00F673CA" w:rsidRDefault="00141F8F" w:rsidP="003C463B">
      <w:pPr>
        <w:spacing w:after="0" w:line="240" w:lineRule="auto"/>
        <w:ind w:right="-93" w:hanging="426"/>
        <w:jc w:val="center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t>ENTRADAS POR LA REVISIÓN</w:t>
      </w:r>
    </w:p>
    <w:p w14:paraId="634F7AFD" w14:textId="77777777" w:rsidR="00DB1A1F" w:rsidRPr="00F673CA" w:rsidRDefault="00DB1A1F" w:rsidP="003C463B">
      <w:pPr>
        <w:spacing w:after="0" w:line="240" w:lineRule="auto"/>
        <w:ind w:right="-93" w:hanging="426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5067" w:type="pct"/>
        <w:tblLook w:val="04A0" w:firstRow="1" w:lastRow="0" w:firstColumn="1" w:lastColumn="0" w:noHBand="0" w:noVBand="1"/>
      </w:tblPr>
      <w:tblGrid>
        <w:gridCol w:w="2833"/>
        <w:gridCol w:w="224"/>
        <w:gridCol w:w="2836"/>
        <w:gridCol w:w="224"/>
        <w:gridCol w:w="2829"/>
      </w:tblGrid>
      <w:tr w:rsidR="00F673CA" w:rsidRPr="00F673CA" w14:paraId="323E3E89" w14:textId="77777777" w:rsidTr="00DB1A1F">
        <w:trPr>
          <w:trHeight w:val="3436"/>
        </w:trPr>
        <w:tc>
          <w:tcPr>
            <w:tcW w:w="1584" w:type="pct"/>
            <w:shd w:val="clear" w:color="auto" w:fill="FBD4B4" w:themeFill="accent6" w:themeFillTint="66"/>
          </w:tcPr>
          <w:p w14:paraId="7B2E2EFF" w14:textId="77777777" w:rsidR="00DB1A1F" w:rsidRPr="00F673CA" w:rsidRDefault="00DB1A1F" w:rsidP="00DB1A1F">
            <w:pPr>
              <w:pStyle w:val="Textoindependiente"/>
              <w:ind w:left="284"/>
              <w:jc w:val="center"/>
              <w:rPr>
                <w:b/>
                <w:w w:val="105"/>
                <w:sz w:val="16"/>
                <w:szCs w:val="16"/>
                <w:lang w:val="es-MX"/>
                <w:rPrChange w:id="402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b/>
                <w:w w:val="105"/>
                <w:sz w:val="16"/>
                <w:szCs w:val="16"/>
                <w:lang w:val="es-MX"/>
                <w:rPrChange w:id="403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Requisitos</w:t>
            </w:r>
          </w:p>
          <w:p w14:paraId="35CDECD7" w14:textId="77777777" w:rsidR="00DB1A1F" w:rsidRPr="00F673CA" w:rsidRDefault="00DB1A1F" w:rsidP="00DB1A1F">
            <w:pPr>
              <w:pStyle w:val="Textoindependiente"/>
              <w:ind w:left="284"/>
              <w:rPr>
                <w:w w:val="105"/>
                <w:sz w:val="16"/>
                <w:szCs w:val="16"/>
                <w:lang w:val="es-MX"/>
                <w:rPrChange w:id="404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</w:p>
          <w:p w14:paraId="3803C5DA" w14:textId="3CC2065E" w:rsidR="00DB1A1F" w:rsidRPr="00F673CA" w:rsidRDefault="00DB1A1F" w:rsidP="00DB1A1F">
            <w:pPr>
              <w:widowControl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9.3.2 Entradas de la revisión por la </w:t>
            </w:r>
            <w:r w:rsidR="001C00C5" w:rsidRPr="00F673CA">
              <w:rPr>
                <w:rFonts w:ascii="Arial" w:hAnsi="Arial" w:cs="Arial"/>
                <w:sz w:val="16"/>
                <w:szCs w:val="16"/>
                <w:lang w:eastAsia="en-US"/>
                <w:rPrChange w:id="405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Alta D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irección</w:t>
            </w:r>
            <w:r w:rsidR="00EA30BE" w:rsidRPr="00F673CA">
              <w:rPr>
                <w:rFonts w:ascii="Arial" w:hAnsi="Arial" w:cs="Arial"/>
                <w:sz w:val="16"/>
                <w:szCs w:val="16"/>
                <w:lang w:eastAsia="en-US"/>
                <w:rPrChange w:id="406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.</w:t>
            </w:r>
          </w:p>
          <w:p w14:paraId="03CA1C8F" w14:textId="7D92DD97" w:rsidR="00DB1A1F" w:rsidRPr="00F673CA" w:rsidRDefault="00DB1A1F" w:rsidP="00EA30BE">
            <w:pPr>
              <w:widowControl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a)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ab/>
              <w:t>El estado de las acciones</w:t>
            </w:r>
            <w:r w:rsidR="00157116"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="00157116" w:rsidRPr="00F673CA">
              <w:rPr>
                <w:rFonts w:ascii="Arial" w:hAnsi="Arial" w:cs="Arial"/>
                <w:sz w:val="16"/>
                <w:szCs w:val="16"/>
                <w:lang w:eastAsia="en-US"/>
                <w:rPrChange w:id="407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previas</w:t>
            </w:r>
            <w:r w:rsidR="00157116"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 de las revisiones por la </w:t>
            </w:r>
            <w:r w:rsidR="00157116" w:rsidRPr="00F673CA">
              <w:rPr>
                <w:rFonts w:ascii="Arial" w:hAnsi="Arial" w:cs="Arial"/>
                <w:sz w:val="16"/>
                <w:szCs w:val="16"/>
                <w:lang w:eastAsia="en-US"/>
                <w:rPrChange w:id="408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D</w:t>
            </w:r>
            <w:r w:rsidR="00081B23" w:rsidRPr="00F673CA">
              <w:rPr>
                <w:rFonts w:ascii="Arial" w:hAnsi="Arial" w:cs="Arial"/>
                <w:sz w:val="16"/>
                <w:szCs w:val="16"/>
                <w:lang w:eastAsia="en-US"/>
              </w:rPr>
              <w:t>irección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;</w:t>
            </w:r>
          </w:p>
          <w:p w14:paraId="7BB63DB0" w14:textId="77777777" w:rsidR="00DB1A1F" w:rsidRPr="00F673CA" w:rsidRDefault="00DB1A1F" w:rsidP="00EA30BE">
            <w:pPr>
              <w:widowControl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b)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ab/>
              <w:t>Los cambios en las cuestiones externas e internas que sean pertinentes al SGC;</w:t>
            </w:r>
          </w:p>
          <w:p w14:paraId="19697B6E" w14:textId="291BA0D3" w:rsidR="00DB1A1F" w:rsidRPr="00F673CA" w:rsidRDefault="00DB1A1F" w:rsidP="00EA30BE">
            <w:pPr>
              <w:widowControl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c)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ab/>
              <w:t>La información sobre el desempeño y la eficacia del SGC</w:t>
            </w:r>
            <w:r w:rsidR="00EA30BE" w:rsidRPr="00F673CA">
              <w:rPr>
                <w:rFonts w:ascii="Arial" w:hAnsi="Arial" w:cs="Arial"/>
                <w:sz w:val="16"/>
                <w:szCs w:val="16"/>
                <w:lang w:eastAsia="en-US"/>
                <w:rPrChange w:id="409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;</w:t>
            </w:r>
          </w:p>
          <w:p w14:paraId="7EB0F36A" w14:textId="77777777" w:rsidR="00DB1A1F" w:rsidRPr="00F673CA" w:rsidRDefault="00DB1A1F" w:rsidP="00EA30BE">
            <w:pPr>
              <w:widowControl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d)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ab/>
              <w:t>La adecuación de los recursos;</w:t>
            </w:r>
          </w:p>
          <w:p w14:paraId="65771C25" w14:textId="77777777" w:rsidR="00DB1A1F" w:rsidRPr="00F673CA" w:rsidRDefault="00DB1A1F" w:rsidP="00EA30BE">
            <w:pPr>
              <w:widowControl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e)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ab/>
              <w:t>Las oportunidades de mejora;</w:t>
            </w:r>
          </w:p>
          <w:p w14:paraId="257FB459" w14:textId="30728004" w:rsidR="00DB1A1F" w:rsidRPr="00F673CA" w:rsidRDefault="00DB1A1F" w:rsidP="00EA30BE">
            <w:pPr>
              <w:widowControl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f)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ab/>
              <w:t>La eficacia de las acciones tomadas para abordar los riesgos y las oportunidades</w:t>
            </w:r>
            <w:r w:rsidR="00EA30BE" w:rsidRPr="00F673CA">
              <w:rPr>
                <w:rFonts w:ascii="Arial" w:hAnsi="Arial" w:cs="Arial"/>
                <w:sz w:val="16"/>
                <w:szCs w:val="16"/>
                <w:lang w:eastAsia="en-US"/>
                <w:rPrChange w:id="410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.</w:t>
            </w: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2F368C4E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b/>
                <w:sz w:val="16"/>
                <w:szCs w:val="16"/>
                <w:rPrChange w:id="411" w:author="SANCHEZ SANCHEZ RICARDO" w:date="2020-01-24T18:13:00Z">
                  <w:rPr>
                    <w:rFonts w:ascii="Arial" w:eastAsia="Arial" w:hAnsi="Arial" w:cs="Arial"/>
                    <w:b/>
                    <w:sz w:val="16"/>
                    <w:szCs w:val="16"/>
                    <w:highlight w:val="white"/>
                  </w:rPr>
                </w:rPrChange>
              </w:rPr>
            </w:pPr>
          </w:p>
        </w:tc>
        <w:tc>
          <w:tcPr>
            <w:tcW w:w="1585" w:type="pct"/>
            <w:shd w:val="clear" w:color="auto" w:fill="C2D69B" w:themeFill="accent3" w:themeFillTint="99"/>
          </w:tcPr>
          <w:p w14:paraId="5AB15B3C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673CA">
              <w:rPr>
                <w:rFonts w:ascii="Arial" w:eastAsia="Arial" w:hAnsi="Arial" w:cs="Arial"/>
                <w:b/>
                <w:sz w:val="16"/>
                <w:szCs w:val="16"/>
              </w:rPr>
              <w:t>Acciones.</w:t>
            </w:r>
          </w:p>
          <w:p w14:paraId="6105F0E6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3BF79B2B" w14:textId="77777777" w:rsidR="00DB1A1F" w:rsidRPr="00F673CA" w:rsidRDefault="00DB1A1F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Planificar el ejercicio de Revisión por la Alta Dirección en coordinación con el Comité de la Calidad.</w:t>
            </w:r>
          </w:p>
          <w:p w14:paraId="2508A4E1" w14:textId="77777777" w:rsidR="00DB1A1F" w:rsidRPr="00F673CA" w:rsidRDefault="00DB1A1F" w:rsidP="00DB1A1F">
            <w:pPr>
              <w:widowControl/>
              <w:spacing w:after="160" w:line="259" w:lineRule="auto"/>
              <w:ind w:left="285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57AA0090" w14:textId="77777777" w:rsidR="00DB1A1F" w:rsidRPr="00F673CA" w:rsidRDefault="00DB1A1F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Ejecutar el ejercicio de revisión </w:t>
            </w:r>
            <w:proofErr w:type="gramStart"/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de acuerdo al</w:t>
            </w:r>
            <w:proofErr w:type="gramEnd"/>
            <w:r w:rsidRPr="00F673CA">
              <w:rPr>
                <w:rFonts w:ascii="Arial" w:hAnsi="Arial" w:cs="Arial"/>
                <w:b/>
                <w:sz w:val="16"/>
                <w:szCs w:val="16"/>
                <w:lang w:eastAsia="en-US"/>
              </w:rPr>
              <w:t xml:space="preserve"> Calendario de Revisión al SGC, Auditorias y Comité de la Calidad.</w:t>
            </w:r>
          </w:p>
        </w:tc>
        <w:tc>
          <w:tcPr>
            <w:tcW w:w="125" w:type="pct"/>
            <w:tcBorders>
              <w:top w:val="nil"/>
              <w:bottom w:val="nil"/>
            </w:tcBorders>
            <w:shd w:val="clear" w:color="auto" w:fill="FFFFFF" w:themeFill="background1"/>
          </w:tcPr>
          <w:p w14:paraId="2FE47053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b/>
                <w:sz w:val="20"/>
                <w:szCs w:val="20"/>
                <w:rPrChange w:id="412" w:author="SANCHEZ SANCHEZ RICARDO" w:date="2020-01-24T18:13:00Z">
                  <w:rPr>
                    <w:rFonts w:ascii="Arial" w:eastAsia="Arial" w:hAnsi="Arial" w:cs="Arial"/>
                    <w:b/>
                    <w:sz w:val="20"/>
                    <w:szCs w:val="20"/>
                    <w:highlight w:val="white"/>
                  </w:rPr>
                </w:rPrChange>
              </w:rPr>
            </w:pPr>
          </w:p>
        </w:tc>
        <w:tc>
          <w:tcPr>
            <w:tcW w:w="1582" w:type="pct"/>
            <w:shd w:val="clear" w:color="auto" w:fill="B6DDE8" w:themeFill="accent5" w:themeFillTint="66"/>
          </w:tcPr>
          <w:p w14:paraId="69B5FC16" w14:textId="77777777" w:rsidR="00DB1A1F" w:rsidRPr="00F673CA" w:rsidRDefault="00DB1A1F" w:rsidP="00DB1A1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673CA">
              <w:rPr>
                <w:rFonts w:ascii="Arial" w:hAnsi="Arial" w:cs="Arial"/>
                <w:b/>
                <w:sz w:val="16"/>
                <w:szCs w:val="16"/>
              </w:rPr>
              <w:t>Evidencias.</w:t>
            </w:r>
          </w:p>
          <w:p w14:paraId="0594D354" w14:textId="77777777" w:rsidR="00DB1A1F" w:rsidRPr="00F673CA" w:rsidRDefault="00DB1A1F" w:rsidP="00DB1A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97BF03E" w14:textId="77777777" w:rsidR="00DB1A1F" w:rsidRPr="00F673CA" w:rsidRDefault="00DB1A1F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b/>
                <w:sz w:val="16"/>
                <w:szCs w:val="16"/>
                <w:lang w:eastAsia="en-US"/>
              </w:rPr>
              <w:t>Calendario de Revisión al SGC, Auditorias y Comité de la Calidad.</w:t>
            </w:r>
          </w:p>
          <w:p w14:paraId="62BC533D" w14:textId="77777777" w:rsidR="00DB1A1F" w:rsidRPr="00F673CA" w:rsidRDefault="00DB1A1F" w:rsidP="00DB1A1F">
            <w:pPr>
              <w:widowControl/>
              <w:spacing w:after="160" w:line="259" w:lineRule="auto"/>
              <w:ind w:left="285"/>
              <w:contextualSpacing/>
              <w:rPr>
                <w:rFonts w:ascii="Arial" w:hAnsi="Arial" w:cs="Arial"/>
                <w:b/>
                <w:sz w:val="16"/>
                <w:szCs w:val="16"/>
                <w:lang w:eastAsia="en-US"/>
              </w:rPr>
            </w:pPr>
          </w:p>
          <w:p w14:paraId="6DD22765" w14:textId="49DCA12A" w:rsidR="00DB1A1F" w:rsidRPr="00F673CA" w:rsidRDefault="00DB1A1F" w:rsidP="00EA30BE">
            <w:pPr>
              <w:widowControl/>
              <w:numPr>
                <w:ilvl w:val="0"/>
                <w:numId w:val="32"/>
              </w:numPr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Registro de co</w:t>
            </w:r>
            <w:r w:rsidR="00354D58"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nvocatoria a dueños de procesos </w:t>
            </w:r>
            <w:r w:rsidR="00354D58" w:rsidRPr="00F673CA">
              <w:rPr>
                <w:rFonts w:ascii="Arial" w:hAnsi="Arial" w:cs="Arial"/>
                <w:sz w:val="16"/>
                <w:szCs w:val="16"/>
                <w:lang w:eastAsia="en-US"/>
                <w:rPrChange w:id="413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y</w:t>
            </w: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 correos electrónicos de comunicación interna.</w:t>
            </w:r>
          </w:p>
        </w:tc>
      </w:tr>
    </w:tbl>
    <w:p w14:paraId="18F1D687" w14:textId="77777777" w:rsidR="00DB1A1F" w:rsidRPr="00F673CA" w:rsidRDefault="00DB1A1F" w:rsidP="003C463B">
      <w:pPr>
        <w:spacing w:after="0" w:line="240" w:lineRule="auto"/>
        <w:ind w:right="-93" w:hanging="426"/>
        <w:jc w:val="center"/>
        <w:rPr>
          <w:rFonts w:ascii="Arial" w:eastAsia="Arial" w:hAnsi="Arial" w:cs="Arial"/>
          <w:b/>
          <w:sz w:val="20"/>
          <w:szCs w:val="20"/>
        </w:rPr>
      </w:pPr>
    </w:p>
    <w:p w14:paraId="10BFBAD5" w14:textId="77777777" w:rsidR="00DB1A1F" w:rsidRPr="00F673CA" w:rsidRDefault="00DB1A1F">
      <w:pPr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br w:type="page"/>
      </w:r>
    </w:p>
    <w:p w14:paraId="266F434A" w14:textId="77777777" w:rsidR="009F214B" w:rsidRPr="00F673CA" w:rsidRDefault="00141F8F" w:rsidP="003C463B">
      <w:pPr>
        <w:spacing w:after="0" w:line="240" w:lineRule="auto"/>
        <w:ind w:right="-93" w:hanging="426"/>
        <w:jc w:val="center"/>
        <w:rPr>
          <w:rFonts w:ascii="Arial" w:eastAsia="Arial" w:hAnsi="Arial" w:cs="Arial"/>
          <w:b/>
          <w:sz w:val="20"/>
          <w:szCs w:val="20"/>
        </w:rPr>
      </w:pPr>
      <w:r w:rsidRPr="00F673CA">
        <w:rPr>
          <w:rFonts w:ascii="Arial" w:eastAsia="Arial" w:hAnsi="Arial" w:cs="Arial"/>
          <w:b/>
          <w:sz w:val="20"/>
          <w:szCs w:val="20"/>
        </w:rPr>
        <w:lastRenderedPageBreak/>
        <w:t>SALIDAS POR LA REVISIÓN</w:t>
      </w:r>
    </w:p>
    <w:p w14:paraId="1575336B" w14:textId="77777777" w:rsidR="006639CD" w:rsidRPr="00F673CA" w:rsidRDefault="006639CD" w:rsidP="003C463B">
      <w:pPr>
        <w:spacing w:after="0" w:line="240" w:lineRule="auto"/>
        <w:ind w:right="-93" w:hanging="426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Style w:val="Tablaconcuadrcula"/>
        <w:tblW w:w="5067" w:type="pct"/>
        <w:tblLook w:val="04A0" w:firstRow="1" w:lastRow="0" w:firstColumn="1" w:lastColumn="0" w:noHBand="0" w:noVBand="1"/>
      </w:tblPr>
      <w:tblGrid>
        <w:gridCol w:w="2833"/>
        <w:gridCol w:w="224"/>
        <w:gridCol w:w="2836"/>
        <w:gridCol w:w="224"/>
        <w:gridCol w:w="2829"/>
      </w:tblGrid>
      <w:tr w:rsidR="00F673CA" w:rsidRPr="00F673CA" w14:paraId="72F91897" w14:textId="77777777" w:rsidTr="00DB1A1F">
        <w:trPr>
          <w:trHeight w:val="3436"/>
        </w:trPr>
        <w:tc>
          <w:tcPr>
            <w:tcW w:w="1584" w:type="pct"/>
            <w:shd w:val="clear" w:color="auto" w:fill="FBD4B4" w:themeFill="accent6" w:themeFillTint="66"/>
          </w:tcPr>
          <w:p w14:paraId="4C4258ED" w14:textId="77777777" w:rsidR="00DB1A1F" w:rsidRPr="00F673CA" w:rsidRDefault="00DB1A1F" w:rsidP="00DB1A1F">
            <w:pPr>
              <w:pStyle w:val="Textoindependiente"/>
              <w:ind w:left="284"/>
              <w:jc w:val="center"/>
              <w:rPr>
                <w:b/>
                <w:w w:val="105"/>
                <w:sz w:val="16"/>
                <w:szCs w:val="16"/>
                <w:lang w:val="es-MX"/>
                <w:rPrChange w:id="414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b/>
                <w:w w:val="105"/>
                <w:sz w:val="16"/>
                <w:szCs w:val="16"/>
                <w:lang w:val="es-MX"/>
                <w:rPrChange w:id="415" w:author="SANCHEZ SANCHEZ RICARDO" w:date="2020-01-24T18:13:00Z">
                  <w:rPr>
                    <w:b/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Requisitos</w:t>
            </w:r>
          </w:p>
          <w:p w14:paraId="285A59C3" w14:textId="77777777" w:rsidR="00DB1A1F" w:rsidRPr="00F673CA" w:rsidRDefault="00DB1A1F" w:rsidP="00DB1A1F">
            <w:pPr>
              <w:pStyle w:val="Textoindependiente"/>
              <w:ind w:left="284"/>
              <w:rPr>
                <w:w w:val="105"/>
                <w:sz w:val="16"/>
                <w:szCs w:val="16"/>
                <w:lang w:val="es-MX"/>
                <w:rPrChange w:id="416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</w:p>
          <w:p w14:paraId="2D324344" w14:textId="77777777" w:rsidR="0025449A" w:rsidRPr="00F673CA" w:rsidRDefault="0025449A" w:rsidP="0025449A">
            <w:pPr>
              <w:pStyle w:val="Textoindependiente"/>
              <w:ind w:left="284"/>
              <w:rPr>
                <w:w w:val="105"/>
                <w:sz w:val="16"/>
                <w:szCs w:val="16"/>
                <w:lang w:val="es-MX"/>
                <w:rPrChange w:id="417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418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9.3.3 Salidas de la revisión por la Alta Dirección.</w:t>
            </w:r>
          </w:p>
          <w:p w14:paraId="7C4B4EBB" w14:textId="77777777" w:rsidR="0025449A" w:rsidRPr="00F673CA" w:rsidRDefault="0025449A" w:rsidP="0025449A">
            <w:pPr>
              <w:pStyle w:val="Textoindependiente"/>
              <w:ind w:left="284"/>
              <w:rPr>
                <w:w w:val="105"/>
                <w:sz w:val="16"/>
                <w:szCs w:val="16"/>
                <w:lang w:val="es-MX"/>
                <w:rPrChange w:id="419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</w:p>
          <w:p w14:paraId="72B2EF87" w14:textId="4552B3D8" w:rsidR="0025449A" w:rsidRPr="00F673CA" w:rsidRDefault="0025449A" w:rsidP="00EA30BE">
            <w:pPr>
              <w:pStyle w:val="Textoindependiente"/>
              <w:ind w:left="284"/>
              <w:jc w:val="both"/>
              <w:rPr>
                <w:w w:val="105"/>
                <w:sz w:val="16"/>
                <w:szCs w:val="16"/>
                <w:lang w:val="es-MX"/>
                <w:rPrChange w:id="420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421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Las</w:t>
            </w:r>
            <w:r w:rsidR="00081B23" w:rsidRPr="00F673CA">
              <w:rPr>
                <w:w w:val="105"/>
                <w:sz w:val="16"/>
                <w:szCs w:val="16"/>
                <w:lang w:val="es-MX"/>
                <w:rPrChange w:id="422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 salidas de la revisión por la </w:t>
            </w:r>
            <w:r w:rsidR="00081B23" w:rsidRPr="00F673CA">
              <w:rPr>
                <w:w w:val="105"/>
                <w:sz w:val="16"/>
                <w:szCs w:val="16"/>
                <w:lang w:val="es-MX"/>
                <w:rPrChange w:id="423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highlight w:val="yellow"/>
                    <w:lang w:val="es-MX"/>
                  </w:rPr>
                </w:rPrChange>
              </w:rPr>
              <w:t>D</w:t>
            </w:r>
            <w:r w:rsidRPr="00F673CA">
              <w:rPr>
                <w:w w:val="105"/>
                <w:sz w:val="16"/>
                <w:szCs w:val="16"/>
                <w:lang w:val="es-MX"/>
                <w:rPrChange w:id="424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irección deben i</w:t>
            </w:r>
            <w:r w:rsidR="00EA30BE" w:rsidRPr="00F673CA">
              <w:rPr>
                <w:w w:val="105"/>
                <w:sz w:val="16"/>
                <w:szCs w:val="16"/>
                <w:lang w:val="es-MX"/>
                <w:rPrChange w:id="425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ncluir las decisiones y acciones </w:t>
            </w:r>
            <w:r w:rsidRPr="00F673CA">
              <w:rPr>
                <w:w w:val="105"/>
                <w:sz w:val="16"/>
                <w:szCs w:val="16"/>
                <w:lang w:val="es-MX"/>
                <w:rPrChange w:id="426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relacionadas como:</w:t>
            </w:r>
          </w:p>
          <w:p w14:paraId="559BF85D" w14:textId="77777777" w:rsidR="0025449A" w:rsidRPr="00F673CA" w:rsidRDefault="0025449A" w:rsidP="0025449A">
            <w:pPr>
              <w:pStyle w:val="Textoindependiente"/>
              <w:ind w:left="284"/>
              <w:rPr>
                <w:w w:val="105"/>
                <w:sz w:val="16"/>
                <w:szCs w:val="16"/>
                <w:lang w:val="es-MX"/>
                <w:rPrChange w:id="427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</w:p>
          <w:p w14:paraId="5B93FE65" w14:textId="77777777" w:rsidR="0025449A" w:rsidRPr="00F673CA" w:rsidRDefault="0025449A" w:rsidP="000111FD">
            <w:pPr>
              <w:pStyle w:val="Textoindependiente"/>
              <w:numPr>
                <w:ilvl w:val="0"/>
                <w:numId w:val="33"/>
              </w:numPr>
              <w:ind w:left="313"/>
              <w:rPr>
                <w:w w:val="105"/>
                <w:sz w:val="16"/>
                <w:szCs w:val="16"/>
                <w:lang w:val="es-MX"/>
                <w:rPrChange w:id="428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429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Las oportunidades de mejora.</w:t>
            </w:r>
          </w:p>
          <w:p w14:paraId="57935722" w14:textId="77777777" w:rsidR="0025449A" w:rsidRPr="00F673CA" w:rsidRDefault="0025449A" w:rsidP="000111FD">
            <w:pPr>
              <w:pStyle w:val="Textoindependiente"/>
              <w:numPr>
                <w:ilvl w:val="0"/>
                <w:numId w:val="33"/>
              </w:numPr>
              <w:ind w:left="313"/>
              <w:rPr>
                <w:w w:val="105"/>
                <w:sz w:val="16"/>
                <w:szCs w:val="16"/>
                <w:lang w:val="es-MX"/>
                <w:rPrChange w:id="430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431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Cualquier necesidad de cambio en el SGC.</w:t>
            </w:r>
          </w:p>
          <w:p w14:paraId="4A82A983" w14:textId="77777777" w:rsidR="0025449A" w:rsidRPr="00F673CA" w:rsidRDefault="0025449A" w:rsidP="000111FD">
            <w:pPr>
              <w:pStyle w:val="Textoindependiente"/>
              <w:numPr>
                <w:ilvl w:val="0"/>
                <w:numId w:val="33"/>
              </w:numPr>
              <w:ind w:left="313"/>
              <w:rPr>
                <w:w w:val="105"/>
                <w:sz w:val="16"/>
                <w:szCs w:val="16"/>
                <w:lang w:val="es-MX"/>
                <w:rPrChange w:id="432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433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Las necesidades de recursos.</w:t>
            </w:r>
          </w:p>
          <w:p w14:paraId="11ADF197" w14:textId="3C97BBF9" w:rsidR="00DB1A1F" w:rsidRPr="00F673CA" w:rsidRDefault="0025449A" w:rsidP="00EA30BE">
            <w:pPr>
              <w:pStyle w:val="Textoindependiente"/>
              <w:numPr>
                <w:ilvl w:val="0"/>
                <w:numId w:val="33"/>
              </w:numPr>
              <w:ind w:left="313"/>
              <w:jc w:val="both"/>
              <w:rPr>
                <w:w w:val="105"/>
                <w:sz w:val="16"/>
                <w:szCs w:val="16"/>
                <w:lang w:val="es-MX"/>
                <w:rPrChange w:id="434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</w:pPr>
            <w:r w:rsidRPr="00F673CA">
              <w:rPr>
                <w:w w:val="105"/>
                <w:sz w:val="16"/>
                <w:szCs w:val="16"/>
                <w:lang w:val="es-MX"/>
                <w:rPrChange w:id="435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La organización debe conservar información documentada como evidencia del resu</w:t>
            </w:r>
            <w:r w:rsidR="00081B23" w:rsidRPr="00F673CA">
              <w:rPr>
                <w:w w:val="105"/>
                <w:sz w:val="16"/>
                <w:szCs w:val="16"/>
                <w:lang w:val="es-MX"/>
                <w:rPrChange w:id="436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 xml:space="preserve">ltado de las revisiones por la </w:t>
            </w:r>
            <w:r w:rsidR="00081B23" w:rsidRPr="00F673CA">
              <w:rPr>
                <w:w w:val="105"/>
                <w:sz w:val="16"/>
                <w:szCs w:val="16"/>
                <w:lang w:val="es-MX"/>
                <w:rPrChange w:id="437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highlight w:val="yellow"/>
                    <w:lang w:val="es-MX"/>
                  </w:rPr>
                </w:rPrChange>
              </w:rPr>
              <w:t>D</w:t>
            </w:r>
            <w:r w:rsidRPr="00F673CA">
              <w:rPr>
                <w:w w:val="105"/>
                <w:sz w:val="16"/>
                <w:szCs w:val="16"/>
                <w:lang w:val="es-MX"/>
                <w:rPrChange w:id="438" w:author="SANCHEZ SANCHEZ RICARDO" w:date="2020-01-24T18:13:00Z">
                  <w:rPr>
                    <w:color w:val="180F15"/>
                    <w:w w:val="105"/>
                    <w:sz w:val="16"/>
                    <w:szCs w:val="16"/>
                    <w:lang w:val="es-MX"/>
                  </w:rPr>
                </w:rPrChange>
              </w:rPr>
              <w:t>irección.</w:t>
            </w:r>
          </w:p>
        </w:tc>
        <w:tc>
          <w:tcPr>
            <w:tcW w:w="125" w:type="pct"/>
            <w:tcBorders>
              <w:top w:val="nil"/>
              <w:bottom w:val="nil"/>
            </w:tcBorders>
          </w:tcPr>
          <w:p w14:paraId="5919F004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b/>
                <w:sz w:val="16"/>
                <w:szCs w:val="16"/>
                <w:rPrChange w:id="439" w:author="SANCHEZ SANCHEZ RICARDO" w:date="2020-01-24T18:13:00Z">
                  <w:rPr>
                    <w:rFonts w:ascii="Arial" w:eastAsia="Arial" w:hAnsi="Arial" w:cs="Arial"/>
                    <w:b/>
                    <w:sz w:val="16"/>
                    <w:szCs w:val="16"/>
                    <w:highlight w:val="white"/>
                  </w:rPr>
                </w:rPrChange>
              </w:rPr>
            </w:pPr>
          </w:p>
        </w:tc>
        <w:tc>
          <w:tcPr>
            <w:tcW w:w="1585" w:type="pct"/>
            <w:shd w:val="clear" w:color="auto" w:fill="C2D69B" w:themeFill="accent3" w:themeFillTint="99"/>
          </w:tcPr>
          <w:p w14:paraId="5319B234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F673CA">
              <w:rPr>
                <w:rFonts w:ascii="Arial" w:eastAsia="Arial" w:hAnsi="Arial" w:cs="Arial"/>
                <w:b/>
                <w:sz w:val="16"/>
                <w:szCs w:val="16"/>
              </w:rPr>
              <w:t>Acciones.</w:t>
            </w:r>
          </w:p>
          <w:p w14:paraId="1BD64C2F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</w:p>
          <w:p w14:paraId="07357202" w14:textId="64467367" w:rsidR="00E0729C" w:rsidRPr="00F673CA" w:rsidRDefault="00E0729C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Revisar los registros y documentos que evidencian la eficacia de la operación</w:t>
            </w:r>
            <w:r w:rsidR="00EA30BE" w:rsidRPr="00F673CA">
              <w:rPr>
                <w:rFonts w:ascii="Arial" w:hAnsi="Arial" w:cs="Arial"/>
                <w:sz w:val="16"/>
                <w:szCs w:val="16"/>
                <w:lang w:eastAsia="en-US"/>
              </w:rPr>
              <w:t xml:space="preserve"> y el SGC</w:t>
            </w:r>
            <w:r w:rsidR="00EA30BE" w:rsidRPr="00F673CA">
              <w:rPr>
                <w:rFonts w:ascii="Arial" w:hAnsi="Arial" w:cs="Arial"/>
                <w:sz w:val="16"/>
                <w:szCs w:val="16"/>
                <w:lang w:eastAsia="en-US"/>
                <w:rPrChange w:id="440" w:author="SANCHEZ SANCHEZ RICARDO" w:date="2020-01-24T18:13:00Z">
                  <w:rPr>
                    <w:rFonts w:ascii="Arial" w:hAnsi="Arial" w:cs="Arial"/>
                    <w:sz w:val="16"/>
                    <w:szCs w:val="16"/>
                    <w:highlight w:val="yellow"/>
                    <w:lang w:eastAsia="en-US"/>
                  </w:rPr>
                </w:rPrChange>
              </w:rPr>
              <w:t>.</w:t>
            </w:r>
          </w:p>
          <w:p w14:paraId="28635C6B" w14:textId="77777777" w:rsidR="00E0729C" w:rsidRPr="00F673CA" w:rsidRDefault="00E0729C" w:rsidP="00EA30BE">
            <w:pPr>
              <w:widowControl/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06DD365D" w14:textId="77777777" w:rsidR="00E0729C" w:rsidRPr="00F673CA" w:rsidRDefault="00E0729C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Analizar los resultados y dar retroalimentación al personal, reconociendo los aciertos, alertando a las áreas de oportunidad, los riesgos con prioridad de atención.</w:t>
            </w:r>
          </w:p>
          <w:p w14:paraId="6F7B37D1" w14:textId="77777777" w:rsidR="00E0729C" w:rsidRPr="00F673CA" w:rsidRDefault="00E0729C" w:rsidP="00EA30BE">
            <w:pPr>
              <w:widowControl/>
              <w:spacing w:after="160" w:line="259" w:lineRule="auto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6519494E" w14:textId="77777777" w:rsidR="00DB1A1F" w:rsidRPr="00F673CA" w:rsidRDefault="00E0729C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Comunicar las decisiones e instruir las acciones y los posibles cambios, que permitan aprovechar las oportunidades de mejora en el SGC.</w:t>
            </w:r>
          </w:p>
        </w:tc>
        <w:tc>
          <w:tcPr>
            <w:tcW w:w="125" w:type="pct"/>
            <w:tcBorders>
              <w:top w:val="nil"/>
              <w:bottom w:val="nil"/>
            </w:tcBorders>
            <w:shd w:val="clear" w:color="auto" w:fill="FFFFFF" w:themeFill="background1"/>
          </w:tcPr>
          <w:p w14:paraId="161E2342" w14:textId="77777777" w:rsidR="00DB1A1F" w:rsidRPr="00F673CA" w:rsidRDefault="00DB1A1F" w:rsidP="00DB1A1F">
            <w:pPr>
              <w:ind w:right="-93"/>
              <w:jc w:val="center"/>
              <w:rPr>
                <w:rFonts w:ascii="Arial" w:eastAsia="Arial" w:hAnsi="Arial" w:cs="Arial"/>
                <w:b/>
                <w:sz w:val="20"/>
                <w:szCs w:val="20"/>
                <w:rPrChange w:id="441" w:author="SANCHEZ SANCHEZ RICARDO" w:date="2020-01-24T18:13:00Z">
                  <w:rPr>
                    <w:rFonts w:ascii="Arial" w:eastAsia="Arial" w:hAnsi="Arial" w:cs="Arial"/>
                    <w:b/>
                    <w:sz w:val="20"/>
                    <w:szCs w:val="20"/>
                    <w:highlight w:val="white"/>
                  </w:rPr>
                </w:rPrChange>
              </w:rPr>
            </w:pPr>
          </w:p>
        </w:tc>
        <w:tc>
          <w:tcPr>
            <w:tcW w:w="1582" w:type="pct"/>
            <w:shd w:val="clear" w:color="auto" w:fill="B6DDE8" w:themeFill="accent5" w:themeFillTint="66"/>
          </w:tcPr>
          <w:p w14:paraId="1D3B605D" w14:textId="77777777" w:rsidR="00DB1A1F" w:rsidRPr="00F673CA" w:rsidRDefault="00DB1A1F" w:rsidP="00DB1A1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F673CA">
              <w:rPr>
                <w:rFonts w:ascii="Arial" w:hAnsi="Arial" w:cs="Arial"/>
                <w:b/>
                <w:sz w:val="16"/>
                <w:szCs w:val="16"/>
              </w:rPr>
              <w:t>Evidencias.</w:t>
            </w:r>
          </w:p>
          <w:p w14:paraId="09EC8AE8" w14:textId="77777777" w:rsidR="00DB1A1F" w:rsidRPr="00F673CA" w:rsidRDefault="00DB1A1F" w:rsidP="00E0729C">
            <w:pPr>
              <w:widowControl/>
              <w:spacing w:after="160" w:line="259" w:lineRule="auto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5299A5D2" w14:textId="77777777" w:rsidR="00E76172" w:rsidRPr="00F673CA" w:rsidRDefault="000111FD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Minutas de revisión por la Dirección.</w:t>
            </w:r>
          </w:p>
          <w:p w14:paraId="6B7B4453" w14:textId="77777777" w:rsidR="00DB1A1F" w:rsidRPr="00F673CA" w:rsidRDefault="000111FD" w:rsidP="00EA30BE">
            <w:pPr>
              <w:widowControl/>
              <w:numPr>
                <w:ilvl w:val="0"/>
                <w:numId w:val="32"/>
              </w:numPr>
              <w:spacing w:after="160" w:line="259" w:lineRule="auto"/>
              <w:ind w:left="285"/>
              <w:contextualSpacing/>
              <w:jc w:val="both"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F673CA">
              <w:rPr>
                <w:rFonts w:ascii="Arial" w:hAnsi="Arial" w:cs="Arial"/>
                <w:sz w:val="16"/>
                <w:szCs w:val="16"/>
                <w:lang w:eastAsia="en-US"/>
              </w:rPr>
              <w:t>Correos electrónicos de comunicación interna.</w:t>
            </w:r>
          </w:p>
        </w:tc>
      </w:tr>
    </w:tbl>
    <w:p w14:paraId="59313D2F" w14:textId="77777777" w:rsidR="006639CD" w:rsidRPr="00F673CA" w:rsidRDefault="006639CD" w:rsidP="00E0729C">
      <w:pPr>
        <w:spacing w:after="0" w:line="240" w:lineRule="auto"/>
        <w:ind w:right="-93"/>
        <w:rPr>
          <w:rFonts w:ascii="Arial" w:eastAsia="Arial" w:hAnsi="Arial" w:cs="Arial"/>
          <w:b/>
          <w:sz w:val="20"/>
          <w:szCs w:val="20"/>
        </w:rPr>
      </w:pPr>
    </w:p>
    <w:sectPr w:rsidR="006639CD" w:rsidRPr="00F673CA" w:rsidSect="008D1D97">
      <w:headerReference w:type="default" r:id="rId12"/>
      <w:footerReference w:type="default" r:id="rId13"/>
      <w:pgSz w:w="12240" w:h="15840"/>
      <w:pgMar w:top="1417" w:right="1701" w:bottom="1417" w:left="1701" w:header="283" w:footer="51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35" w:author="INE" w:date="2020-01-21T19:49:00Z" w:initials="I">
    <w:p w14:paraId="124E3290" w14:textId="77777777" w:rsidR="0026414D" w:rsidRDefault="0026414D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24E329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24E3290" w16cid:durableId="21D5419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CE1CC3" w14:textId="77777777" w:rsidR="00DE729A" w:rsidRDefault="00DE729A">
      <w:pPr>
        <w:spacing w:after="0" w:line="240" w:lineRule="auto"/>
      </w:pPr>
      <w:r>
        <w:separator/>
      </w:r>
    </w:p>
  </w:endnote>
  <w:endnote w:type="continuationSeparator" w:id="0">
    <w:p w14:paraId="276218FB" w14:textId="77777777" w:rsidR="00DE729A" w:rsidRDefault="00DE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41FE9E" w14:textId="4A935BEC" w:rsidR="0026414D" w:rsidRPr="005F06D3" w:rsidRDefault="002641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rFonts w:ascii="Arial" w:hAnsi="Arial" w:cs="Arial"/>
        <w:color w:val="000000"/>
        <w:sz w:val="16"/>
        <w:szCs w:val="16"/>
      </w:rPr>
    </w:pPr>
    <w:r w:rsidRPr="005F06D3">
      <w:rPr>
        <w:rFonts w:ascii="Arial" w:hAnsi="Arial" w:cs="Arial"/>
        <w:color w:val="000000"/>
        <w:sz w:val="16"/>
        <w:szCs w:val="16"/>
      </w:rPr>
      <w:t xml:space="preserve">Página </w:t>
    </w:r>
    <w:r w:rsidRPr="005F06D3">
      <w:rPr>
        <w:rFonts w:ascii="Arial" w:hAnsi="Arial" w:cs="Arial"/>
        <w:b/>
        <w:color w:val="000000"/>
        <w:sz w:val="16"/>
        <w:szCs w:val="16"/>
      </w:rPr>
      <w:fldChar w:fldCharType="begin"/>
    </w:r>
    <w:r w:rsidRPr="005F06D3">
      <w:rPr>
        <w:rFonts w:ascii="Arial" w:hAnsi="Arial" w:cs="Arial"/>
        <w:b/>
        <w:color w:val="000000"/>
        <w:sz w:val="16"/>
        <w:szCs w:val="16"/>
      </w:rPr>
      <w:instrText>PAGE</w:instrText>
    </w:r>
    <w:r w:rsidRPr="005F06D3">
      <w:rPr>
        <w:rFonts w:ascii="Arial" w:hAnsi="Arial" w:cs="Arial"/>
        <w:b/>
        <w:color w:val="000000"/>
        <w:sz w:val="16"/>
        <w:szCs w:val="16"/>
      </w:rPr>
      <w:fldChar w:fldCharType="separate"/>
    </w:r>
    <w:r w:rsidR="00F673CA">
      <w:rPr>
        <w:rFonts w:ascii="Arial" w:hAnsi="Arial" w:cs="Arial"/>
        <w:b/>
        <w:noProof/>
        <w:color w:val="000000"/>
        <w:sz w:val="16"/>
        <w:szCs w:val="16"/>
      </w:rPr>
      <w:t>13</w:t>
    </w:r>
    <w:r w:rsidRPr="005F06D3">
      <w:rPr>
        <w:rFonts w:ascii="Arial" w:hAnsi="Arial" w:cs="Arial"/>
        <w:b/>
        <w:color w:val="000000"/>
        <w:sz w:val="16"/>
        <w:szCs w:val="16"/>
      </w:rPr>
      <w:fldChar w:fldCharType="end"/>
    </w:r>
    <w:r w:rsidRPr="005F06D3">
      <w:rPr>
        <w:rFonts w:ascii="Arial" w:hAnsi="Arial" w:cs="Arial"/>
        <w:color w:val="000000"/>
        <w:sz w:val="16"/>
        <w:szCs w:val="16"/>
      </w:rPr>
      <w:t xml:space="preserve"> de </w:t>
    </w:r>
    <w:r w:rsidRPr="005F06D3">
      <w:rPr>
        <w:rFonts w:ascii="Arial" w:hAnsi="Arial" w:cs="Arial"/>
        <w:b/>
        <w:color w:val="000000"/>
        <w:sz w:val="16"/>
        <w:szCs w:val="16"/>
      </w:rPr>
      <w:fldChar w:fldCharType="begin"/>
    </w:r>
    <w:r w:rsidRPr="005F06D3">
      <w:rPr>
        <w:rFonts w:ascii="Arial" w:hAnsi="Arial" w:cs="Arial"/>
        <w:b/>
        <w:color w:val="000000"/>
        <w:sz w:val="16"/>
        <w:szCs w:val="16"/>
      </w:rPr>
      <w:instrText>NUMPAGES</w:instrText>
    </w:r>
    <w:r w:rsidRPr="005F06D3">
      <w:rPr>
        <w:rFonts w:ascii="Arial" w:hAnsi="Arial" w:cs="Arial"/>
        <w:b/>
        <w:color w:val="000000"/>
        <w:sz w:val="16"/>
        <w:szCs w:val="16"/>
      </w:rPr>
      <w:fldChar w:fldCharType="separate"/>
    </w:r>
    <w:r w:rsidR="00F673CA">
      <w:rPr>
        <w:rFonts w:ascii="Arial" w:hAnsi="Arial" w:cs="Arial"/>
        <w:b/>
        <w:noProof/>
        <w:color w:val="000000"/>
        <w:sz w:val="16"/>
        <w:szCs w:val="16"/>
      </w:rPr>
      <w:t>15</w:t>
    </w:r>
    <w:r w:rsidRPr="005F06D3">
      <w:rPr>
        <w:rFonts w:ascii="Arial" w:hAnsi="Arial" w:cs="Arial"/>
        <w:b/>
        <w:color w:val="000000"/>
        <w:sz w:val="16"/>
        <w:szCs w:val="16"/>
      </w:rPr>
      <w:fldChar w:fldCharType="end"/>
    </w:r>
  </w:p>
  <w:p w14:paraId="15D1B1E4" w14:textId="77777777" w:rsidR="0026414D" w:rsidRDefault="0026414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24C34E" w14:textId="77777777" w:rsidR="00DE729A" w:rsidRDefault="00DE729A">
      <w:pPr>
        <w:spacing w:after="0" w:line="240" w:lineRule="auto"/>
      </w:pPr>
      <w:r>
        <w:separator/>
      </w:r>
    </w:p>
  </w:footnote>
  <w:footnote w:type="continuationSeparator" w:id="0">
    <w:p w14:paraId="7161C09A" w14:textId="77777777" w:rsidR="00DE729A" w:rsidRDefault="00DE72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2"/>
      <w:tblW w:w="5000" w:type="pct"/>
      <w:tblInd w:w="0" w:type="dxa"/>
      <w:tblLook w:val="0400" w:firstRow="0" w:lastRow="0" w:firstColumn="0" w:lastColumn="0" w:noHBand="0" w:noVBand="1"/>
    </w:tblPr>
    <w:tblGrid>
      <w:gridCol w:w="2260"/>
      <w:gridCol w:w="4130"/>
      <w:gridCol w:w="2428"/>
    </w:tblGrid>
    <w:tr w:rsidR="0026414D" w:rsidRPr="00475C81" w14:paraId="26FFABD5" w14:textId="77777777" w:rsidTr="008D1D97">
      <w:trPr>
        <w:trHeight w:val="660"/>
      </w:trPr>
      <w:tc>
        <w:tcPr>
          <w:tcW w:w="1281" w:type="pct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AFDA584" w14:textId="77777777" w:rsidR="0026414D" w:rsidRPr="00475C81" w:rsidRDefault="0026414D" w:rsidP="008D1D97">
          <w:pPr>
            <w:spacing w:after="0"/>
            <w:jc w:val="center"/>
            <w:rPr>
              <w:rFonts w:ascii="Arial" w:eastAsia="Times New Roman" w:hAnsi="Arial" w:cs="Arial"/>
            </w:rPr>
          </w:pPr>
          <w:r w:rsidRPr="00475C81">
            <w:rPr>
              <w:rFonts w:ascii="Arial" w:eastAsia="Arial Narrow" w:hAnsi="Arial" w:cs="Arial"/>
              <w:noProof/>
              <w:color w:val="000000"/>
            </w:rPr>
            <w:drawing>
              <wp:inline distT="0" distB="0" distL="0" distR="0" wp14:anchorId="00890415" wp14:editId="236E5367">
                <wp:extent cx="1085850" cy="647700"/>
                <wp:effectExtent l="0" t="0" r="0" b="0"/>
                <wp:docPr id="15" name="image1.png" descr="https://lh4.googleusercontent.com/qkGRsoreDwQ50uHdIJ9rDyi0hxBPQ-H4y98r8soq9v7LqZokzYE2WfI8nlCDXi9lXQgoTe3V5PBBWA2gUF3L8x44PoMuSlDWn56i9OC9c7F5-6oPrx7z_8F3Hle_SxIQn9QvO5sT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4.googleusercontent.com/qkGRsoreDwQ50uHdIJ9rDyi0hxBPQ-H4y98r8soq9v7LqZokzYE2WfI8nlCDXi9lXQgoTe3V5PBBWA2gUF3L8x44PoMuSlDWn56i9OC9c7F5-6oPrx7z_8F3Hle_SxIQn9QvO5sT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5850" cy="647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4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FC37EF0" w14:textId="77777777" w:rsidR="0026414D" w:rsidRPr="008D1D97" w:rsidRDefault="0026414D" w:rsidP="008D1D97">
          <w:pPr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 w:rsidRPr="008D1D97">
            <w:rPr>
              <w:rFonts w:ascii="Arial" w:hAnsi="Arial" w:cs="Arial"/>
              <w:b/>
              <w:color w:val="000000"/>
              <w:sz w:val="20"/>
              <w:szCs w:val="20"/>
            </w:rPr>
            <w:t xml:space="preserve">INSTITUTO NACIONAL ELECTORAL JLE </w:t>
          </w:r>
          <w:r w:rsidRPr="00F673CA">
            <w:rPr>
              <w:rFonts w:ascii="Arial" w:eastAsia="Arial" w:hAnsi="Arial" w:cs="Arial"/>
              <w:b/>
            </w:rPr>
            <w:t>PUEBLA</w:t>
          </w:r>
        </w:p>
        <w:p w14:paraId="79E989B0" w14:textId="77777777" w:rsidR="0026414D" w:rsidRPr="008D1D97" w:rsidRDefault="0026414D" w:rsidP="008D1D97">
          <w:pPr>
            <w:spacing w:after="0"/>
            <w:ind w:left="360" w:hanging="360"/>
            <w:jc w:val="center"/>
            <w:rPr>
              <w:rFonts w:ascii="Arial" w:hAnsi="Arial" w:cs="Arial"/>
              <w:sz w:val="20"/>
              <w:szCs w:val="20"/>
            </w:rPr>
          </w:pPr>
          <w:r w:rsidRPr="008D1D97">
            <w:rPr>
              <w:rFonts w:ascii="Arial" w:hAnsi="Arial" w:cs="Arial"/>
              <w:b/>
              <w:color w:val="000000"/>
              <w:sz w:val="20"/>
              <w:szCs w:val="20"/>
            </w:rPr>
            <w:t>SISTEMA DE GESTIÓN DE LA CALIDAD</w:t>
          </w:r>
        </w:p>
      </w:tc>
      <w:tc>
        <w:tcPr>
          <w:tcW w:w="1377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F54103D" w14:textId="77777777" w:rsidR="0026414D" w:rsidRPr="008D1D97" w:rsidRDefault="0026414D" w:rsidP="008D1D97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8D1D97">
            <w:rPr>
              <w:rFonts w:ascii="Arial" w:hAnsi="Arial" w:cs="Arial"/>
              <w:sz w:val="20"/>
              <w:szCs w:val="20"/>
            </w:rPr>
            <w:t>Versión: 0</w:t>
          </w:r>
        </w:p>
      </w:tc>
    </w:tr>
    <w:tr w:rsidR="0026414D" w:rsidRPr="00475C81" w14:paraId="614E7DAA" w14:textId="77777777" w:rsidTr="008D1D97">
      <w:trPr>
        <w:trHeight w:val="273"/>
      </w:trPr>
      <w:tc>
        <w:tcPr>
          <w:tcW w:w="1281" w:type="pct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96FE2A5" w14:textId="77777777" w:rsidR="0026414D" w:rsidRPr="00475C81" w:rsidRDefault="0026414D" w:rsidP="008D1D97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jc w:val="center"/>
            <w:rPr>
              <w:rFonts w:ascii="Arial" w:eastAsia="Times New Roman" w:hAnsi="Arial" w:cs="Arial"/>
            </w:rPr>
          </w:pPr>
        </w:p>
      </w:tc>
      <w:tc>
        <w:tcPr>
          <w:tcW w:w="2342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456ACBC" w14:textId="77777777" w:rsidR="0026414D" w:rsidRPr="008D1D97" w:rsidRDefault="0026414D" w:rsidP="00EF7975">
          <w:pPr>
            <w:spacing w:after="0" w:line="276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 w:rsidRPr="008D1D97">
            <w:rPr>
              <w:rFonts w:ascii="Arial" w:eastAsia="Arial" w:hAnsi="Arial" w:cs="Arial"/>
              <w:b/>
              <w:sz w:val="20"/>
              <w:szCs w:val="20"/>
            </w:rPr>
            <w:t xml:space="preserve">DOCUMENTO </w:t>
          </w:r>
          <w:r w:rsidRPr="00EF7975">
            <w:rPr>
              <w:rFonts w:ascii="Arial" w:eastAsia="Arial" w:hAnsi="Arial" w:cs="Arial"/>
              <w:b/>
              <w:sz w:val="20"/>
              <w:szCs w:val="20"/>
            </w:rPr>
            <w:t xml:space="preserve">DE RESPONSABILIDAD DE LA </w:t>
          </w:r>
          <w:r>
            <w:rPr>
              <w:rFonts w:ascii="Arial" w:eastAsia="Arial" w:hAnsi="Arial" w:cs="Arial"/>
              <w:b/>
              <w:sz w:val="20"/>
              <w:szCs w:val="20"/>
            </w:rPr>
            <w:t xml:space="preserve">ALTA </w:t>
          </w:r>
          <w:r w:rsidRPr="00EF7975">
            <w:rPr>
              <w:rFonts w:ascii="Arial" w:eastAsia="Arial" w:hAnsi="Arial" w:cs="Arial"/>
              <w:b/>
              <w:sz w:val="20"/>
              <w:szCs w:val="20"/>
            </w:rPr>
            <w:t>DIRECCIÓN</w:t>
          </w:r>
        </w:p>
      </w:tc>
      <w:tc>
        <w:tcPr>
          <w:tcW w:w="1377" w:type="pc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5C2D6523" w14:textId="77777777" w:rsidR="0026414D" w:rsidRPr="008D1D97" w:rsidRDefault="0026414D" w:rsidP="008D1D97">
          <w:pPr>
            <w:spacing w:after="0" w:line="240" w:lineRule="auto"/>
            <w:jc w:val="center"/>
            <w:rPr>
              <w:rFonts w:ascii="Arial" w:hAnsi="Arial" w:cs="Arial"/>
              <w:color w:val="000000"/>
              <w:sz w:val="20"/>
              <w:szCs w:val="20"/>
            </w:rPr>
          </w:pPr>
          <w:r w:rsidRPr="008D1D97">
            <w:rPr>
              <w:rFonts w:ascii="Arial" w:hAnsi="Arial" w:cs="Arial"/>
              <w:color w:val="000000"/>
              <w:sz w:val="20"/>
              <w:szCs w:val="20"/>
            </w:rPr>
            <w:t>F</w:t>
          </w:r>
          <w:r w:rsidRPr="008D1D97">
            <w:rPr>
              <w:rFonts w:ascii="Arial" w:hAnsi="Arial" w:cs="Arial"/>
              <w:sz w:val="20"/>
              <w:szCs w:val="20"/>
            </w:rPr>
            <w:t>echa de emisión</w:t>
          </w:r>
          <w:r w:rsidRPr="008D1D97">
            <w:rPr>
              <w:rFonts w:ascii="Arial" w:hAnsi="Arial" w:cs="Arial"/>
              <w:color w:val="000000"/>
              <w:sz w:val="20"/>
              <w:szCs w:val="20"/>
            </w:rPr>
            <w:t>:</w:t>
          </w:r>
        </w:p>
        <w:p w14:paraId="548DDC6F" w14:textId="24F65C73" w:rsidR="0026414D" w:rsidRPr="008D1D97" w:rsidRDefault="00F673CA" w:rsidP="00F673CA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color w:val="000000"/>
              <w:sz w:val="20"/>
              <w:szCs w:val="20"/>
            </w:rPr>
            <w:t>24/01/2020</w:t>
          </w:r>
        </w:p>
      </w:tc>
    </w:tr>
  </w:tbl>
  <w:p w14:paraId="1B37DFD1" w14:textId="77777777" w:rsidR="0026414D" w:rsidRDefault="0026414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527E0"/>
    <w:multiLevelType w:val="hybridMultilevel"/>
    <w:tmpl w:val="01A2FA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A7C93"/>
    <w:multiLevelType w:val="hybridMultilevel"/>
    <w:tmpl w:val="C7C0AD5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35880"/>
    <w:multiLevelType w:val="hybridMultilevel"/>
    <w:tmpl w:val="D0362EB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8819F7"/>
    <w:multiLevelType w:val="hybridMultilevel"/>
    <w:tmpl w:val="F8709ADA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5000F0"/>
    <w:multiLevelType w:val="hybridMultilevel"/>
    <w:tmpl w:val="660AFFE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A3956"/>
    <w:multiLevelType w:val="hybridMultilevel"/>
    <w:tmpl w:val="B5B218C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5154A6"/>
    <w:multiLevelType w:val="hybridMultilevel"/>
    <w:tmpl w:val="0FF8211C"/>
    <w:lvl w:ilvl="0" w:tplc="56DEF8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287F37"/>
    <w:multiLevelType w:val="hybridMultilevel"/>
    <w:tmpl w:val="6D08396A"/>
    <w:lvl w:ilvl="0" w:tplc="DC6825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556D81"/>
    <w:multiLevelType w:val="multilevel"/>
    <w:tmpl w:val="A60ED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3104E02"/>
    <w:multiLevelType w:val="multilevel"/>
    <w:tmpl w:val="D8027DD2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25433982"/>
    <w:multiLevelType w:val="hybridMultilevel"/>
    <w:tmpl w:val="DA0A52E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53C30"/>
    <w:multiLevelType w:val="hybridMultilevel"/>
    <w:tmpl w:val="276CA74A"/>
    <w:lvl w:ilvl="0" w:tplc="46323F5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1EE4CD4">
      <w:start w:val="3"/>
      <w:numFmt w:val="bullet"/>
      <w:lvlText w:val="-"/>
      <w:lvlJc w:val="left"/>
      <w:pPr>
        <w:ind w:left="1425" w:hanging="705"/>
      </w:pPr>
      <w:rPr>
        <w:rFonts w:ascii="Arial" w:eastAsia="Arial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00059C"/>
    <w:multiLevelType w:val="multilevel"/>
    <w:tmpl w:val="A33EF2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A606A6F"/>
    <w:multiLevelType w:val="hybridMultilevel"/>
    <w:tmpl w:val="6638E3DE"/>
    <w:lvl w:ilvl="0" w:tplc="5E72AAD8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89331C"/>
    <w:multiLevelType w:val="multilevel"/>
    <w:tmpl w:val="F98E89B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E0C35D4"/>
    <w:multiLevelType w:val="hybridMultilevel"/>
    <w:tmpl w:val="75B41A7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A34395"/>
    <w:multiLevelType w:val="hybridMultilevel"/>
    <w:tmpl w:val="CC74FD24"/>
    <w:lvl w:ilvl="0" w:tplc="F8D00C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AF0572"/>
    <w:multiLevelType w:val="hybridMultilevel"/>
    <w:tmpl w:val="0CD0F7EE"/>
    <w:lvl w:ilvl="0" w:tplc="0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 w15:restartNumberingAfterBreak="0">
    <w:nsid w:val="42296089"/>
    <w:multiLevelType w:val="hybridMultilevel"/>
    <w:tmpl w:val="7BFAAFC6"/>
    <w:lvl w:ilvl="0" w:tplc="080A0017">
      <w:start w:val="1"/>
      <w:numFmt w:val="lowerLetter"/>
      <w:lvlText w:val="%1)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45755D2F"/>
    <w:multiLevelType w:val="hybridMultilevel"/>
    <w:tmpl w:val="2D92BCF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AF50DF"/>
    <w:multiLevelType w:val="hybridMultilevel"/>
    <w:tmpl w:val="92402260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4762F"/>
    <w:multiLevelType w:val="hybridMultilevel"/>
    <w:tmpl w:val="CDAE47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EF62AA"/>
    <w:multiLevelType w:val="hybridMultilevel"/>
    <w:tmpl w:val="99BC448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0C4129"/>
    <w:multiLevelType w:val="hybridMultilevel"/>
    <w:tmpl w:val="6C9AA7D2"/>
    <w:lvl w:ilvl="0" w:tplc="22AC66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42133B2"/>
    <w:multiLevelType w:val="hybridMultilevel"/>
    <w:tmpl w:val="4FAE2EDC"/>
    <w:lvl w:ilvl="0" w:tplc="280CD88C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951140"/>
    <w:multiLevelType w:val="hybridMultilevel"/>
    <w:tmpl w:val="D1D2EF4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E01716"/>
    <w:multiLevelType w:val="hybridMultilevel"/>
    <w:tmpl w:val="D154022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D63978"/>
    <w:multiLevelType w:val="hybridMultilevel"/>
    <w:tmpl w:val="C7DAAF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4B5B9C"/>
    <w:multiLevelType w:val="multilevel"/>
    <w:tmpl w:val="58F2A836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2."/>
      <w:lvlJc w:val="left"/>
      <w:pPr>
        <w:ind w:left="1788" w:hanging="360"/>
      </w:pPr>
    </w:lvl>
    <w:lvl w:ilvl="2">
      <w:start w:val="1"/>
      <w:numFmt w:val="decimal"/>
      <w:lvlText w:val="%3."/>
      <w:lvlJc w:val="left"/>
      <w:pPr>
        <w:ind w:left="2508" w:hanging="36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decimal"/>
      <w:lvlText w:val="%5."/>
      <w:lvlJc w:val="left"/>
      <w:pPr>
        <w:ind w:left="3948" w:hanging="360"/>
      </w:pPr>
    </w:lvl>
    <w:lvl w:ilvl="5">
      <w:start w:val="1"/>
      <w:numFmt w:val="decimal"/>
      <w:lvlText w:val="%6."/>
      <w:lvlJc w:val="left"/>
      <w:pPr>
        <w:ind w:left="4668" w:hanging="36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decimal"/>
      <w:lvlText w:val="%8."/>
      <w:lvlJc w:val="left"/>
      <w:pPr>
        <w:ind w:left="6108" w:hanging="360"/>
      </w:pPr>
    </w:lvl>
    <w:lvl w:ilvl="8">
      <w:start w:val="1"/>
      <w:numFmt w:val="decimal"/>
      <w:lvlText w:val="%9."/>
      <w:lvlJc w:val="left"/>
      <w:pPr>
        <w:ind w:left="6828" w:hanging="360"/>
      </w:pPr>
    </w:lvl>
  </w:abstractNum>
  <w:abstractNum w:abstractNumId="29" w15:restartNumberingAfterBreak="0">
    <w:nsid w:val="698848D8"/>
    <w:multiLevelType w:val="multilevel"/>
    <w:tmpl w:val="A60ED0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E306C6A"/>
    <w:multiLevelType w:val="hybridMultilevel"/>
    <w:tmpl w:val="B8C60BA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3874366"/>
    <w:multiLevelType w:val="multilevel"/>
    <w:tmpl w:val="D3B441E2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BD484F"/>
    <w:multiLevelType w:val="hybridMultilevel"/>
    <w:tmpl w:val="7E36820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BC10F3"/>
    <w:multiLevelType w:val="hybridMultilevel"/>
    <w:tmpl w:val="5F5CDC6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7">
      <w:start w:val="1"/>
      <w:numFmt w:val="lowerLetter"/>
      <w:lvlText w:val="%2)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2"/>
  </w:num>
  <w:num w:numId="3">
    <w:abstractNumId w:val="29"/>
  </w:num>
  <w:num w:numId="4">
    <w:abstractNumId w:val="8"/>
  </w:num>
  <w:num w:numId="5">
    <w:abstractNumId w:val="7"/>
  </w:num>
  <w:num w:numId="6">
    <w:abstractNumId w:val="30"/>
  </w:num>
  <w:num w:numId="7">
    <w:abstractNumId w:val="13"/>
  </w:num>
  <w:num w:numId="8">
    <w:abstractNumId w:val="10"/>
  </w:num>
  <w:num w:numId="9">
    <w:abstractNumId w:val="32"/>
  </w:num>
  <w:num w:numId="10">
    <w:abstractNumId w:val="6"/>
  </w:num>
  <w:num w:numId="11">
    <w:abstractNumId w:val="1"/>
  </w:num>
  <w:num w:numId="12">
    <w:abstractNumId w:val="9"/>
  </w:num>
  <w:num w:numId="13">
    <w:abstractNumId w:val="20"/>
  </w:num>
  <w:num w:numId="14">
    <w:abstractNumId w:val="22"/>
  </w:num>
  <w:num w:numId="15">
    <w:abstractNumId w:val="11"/>
  </w:num>
  <w:num w:numId="16">
    <w:abstractNumId w:val="3"/>
  </w:num>
  <w:num w:numId="17">
    <w:abstractNumId w:val="33"/>
  </w:num>
  <w:num w:numId="18">
    <w:abstractNumId w:val="16"/>
  </w:num>
  <w:num w:numId="19">
    <w:abstractNumId w:val="23"/>
  </w:num>
  <w:num w:numId="20">
    <w:abstractNumId w:val="25"/>
  </w:num>
  <w:num w:numId="21">
    <w:abstractNumId w:val="4"/>
  </w:num>
  <w:num w:numId="22">
    <w:abstractNumId w:val="24"/>
  </w:num>
  <w:num w:numId="23">
    <w:abstractNumId w:val="5"/>
  </w:num>
  <w:num w:numId="24">
    <w:abstractNumId w:val="27"/>
  </w:num>
  <w:num w:numId="25">
    <w:abstractNumId w:val="15"/>
  </w:num>
  <w:num w:numId="26">
    <w:abstractNumId w:val="26"/>
  </w:num>
  <w:num w:numId="27">
    <w:abstractNumId w:val="31"/>
  </w:num>
  <w:num w:numId="28">
    <w:abstractNumId w:val="19"/>
  </w:num>
  <w:num w:numId="29">
    <w:abstractNumId w:val="14"/>
  </w:num>
  <w:num w:numId="30">
    <w:abstractNumId w:val="17"/>
  </w:num>
  <w:num w:numId="31">
    <w:abstractNumId w:val="21"/>
  </w:num>
  <w:num w:numId="32">
    <w:abstractNumId w:val="2"/>
  </w:num>
  <w:num w:numId="33">
    <w:abstractNumId w:val="18"/>
  </w:num>
  <w:num w:numId="34">
    <w:abstractNumId w:val="0"/>
  </w:num>
  <w:numIdMacAtCleanup w:val="3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SANCHEZ SANCHEZ RICARDO">
    <w15:presenceInfo w15:providerId="None" w15:userId="SANCHEZ SANCHEZ RICARDO"/>
  </w15:person>
  <w15:person w15:author="OLVERA AGUILA JORGE ALFONSO">
    <w15:presenceInfo w15:providerId="AD" w15:userId="S::jorge.olvera@ine.mx::fbbf0dd7-05d6-41a1-b953-636746a7328d"/>
  </w15:person>
  <w15:person w15:author="INE">
    <w15:presenceInfo w15:providerId="None" w15:userId="IN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trackRevision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14B"/>
    <w:rsid w:val="000111FD"/>
    <w:rsid w:val="00033958"/>
    <w:rsid w:val="00081B23"/>
    <w:rsid w:val="0009407A"/>
    <w:rsid w:val="000A7E50"/>
    <w:rsid w:val="000D6A56"/>
    <w:rsid w:val="000E4995"/>
    <w:rsid w:val="00100B5C"/>
    <w:rsid w:val="001041AB"/>
    <w:rsid w:val="00113B6C"/>
    <w:rsid w:val="001155A6"/>
    <w:rsid w:val="001259BF"/>
    <w:rsid w:val="00135009"/>
    <w:rsid w:val="00141F8F"/>
    <w:rsid w:val="00153297"/>
    <w:rsid w:val="00157116"/>
    <w:rsid w:val="001A2009"/>
    <w:rsid w:val="001B2F39"/>
    <w:rsid w:val="001C00C5"/>
    <w:rsid w:val="001C42F5"/>
    <w:rsid w:val="001D52BD"/>
    <w:rsid w:val="001D6357"/>
    <w:rsid w:val="001E7D75"/>
    <w:rsid w:val="0025449A"/>
    <w:rsid w:val="0026414D"/>
    <w:rsid w:val="00281226"/>
    <w:rsid w:val="002A0FF5"/>
    <w:rsid w:val="002A56CB"/>
    <w:rsid w:val="002D58E4"/>
    <w:rsid w:val="002E3F46"/>
    <w:rsid w:val="002F293C"/>
    <w:rsid w:val="002F2E14"/>
    <w:rsid w:val="0031234D"/>
    <w:rsid w:val="00354D58"/>
    <w:rsid w:val="003624E4"/>
    <w:rsid w:val="003726B7"/>
    <w:rsid w:val="003B2226"/>
    <w:rsid w:val="003B30CE"/>
    <w:rsid w:val="003C32DD"/>
    <w:rsid w:val="003C463B"/>
    <w:rsid w:val="003D5591"/>
    <w:rsid w:val="003E305D"/>
    <w:rsid w:val="003E3A0E"/>
    <w:rsid w:val="00416318"/>
    <w:rsid w:val="00425FD4"/>
    <w:rsid w:val="004340B0"/>
    <w:rsid w:val="00442B92"/>
    <w:rsid w:val="00481C7A"/>
    <w:rsid w:val="00484183"/>
    <w:rsid w:val="004875B4"/>
    <w:rsid w:val="004B55C3"/>
    <w:rsid w:val="004C43E5"/>
    <w:rsid w:val="004C5AD3"/>
    <w:rsid w:val="004C64EC"/>
    <w:rsid w:val="004F4BBD"/>
    <w:rsid w:val="004F7489"/>
    <w:rsid w:val="00523868"/>
    <w:rsid w:val="00533F56"/>
    <w:rsid w:val="0054259D"/>
    <w:rsid w:val="005911E8"/>
    <w:rsid w:val="005B3619"/>
    <w:rsid w:val="005E0673"/>
    <w:rsid w:val="005F06D3"/>
    <w:rsid w:val="005F17D5"/>
    <w:rsid w:val="00601A47"/>
    <w:rsid w:val="00615331"/>
    <w:rsid w:val="00615998"/>
    <w:rsid w:val="006239DC"/>
    <w:rsid w:val="00645FD1"/>
    <w:rsid w:val="006639CD"/>
    <w:rsid w:val="006651C0"/>
    <w:rsid w:val="00673D43"/>
    <w:rsid w:val="006A49B5"/>
    <w:rsid w:val="006C5592"/>
    <w:rsid w:val="006C636E"/>
    <w:rsid w:val="006D5755"/>
    <w:rsid w:val="006E2A74"/>
    <w:rsid w:val="00723F46"/>
    <w:rsid w:val="0079287B"/>
    <w:rsid w:val="007B7581"/>
    <w:rsid w:val="007D723C"/>
    <w:rsid w:val="007F49BC"/>
    <w:rsid w:val="007F5141"/>
    <w:rsid w:val="007F7FFC"/>
    <w:rsid w:val="0084509C"/>
    <w:rsid w:val="00853DCD"/>
    <w:rsid w:val="0087325C"/>
    <w:rsid w:val="00896D85"/>
    <w:rsid w:val="008B22AF"/>
    <w:rsid w:val="008D1D97"/>
    <w:rsid w:val="00904FCA"/>
    <w:rsid w:val="00912A1E"/>
    <w:rsid w:val="00923C74"/>
    <w:rsid w:val="0093495A"/>
    <w:rsid w:val="00946471"/>
    <w:rsid w:val="00955AAB"/>
    <w:rsid w:val="00960666"/>
    <w:rsid w:val="009A0CF7"/>
    <w:rsid w:val="009A307C"/>
    <w:rsid w:val="009C604C"/>
    <w:rsid w:val="009D726E"/>
    <w:rsid w:val="009F214B"/>
    <w:rsid w:val="00A432D1"/>
    <w:rsid w:val="00AA5A4C"/>
    <w:rsid w:val="00AB14D8"/>
    <w:rsid w:val="00AB6588"/>
    <w:rsid w:val="00AB7EFA"/>
    <w:rsid w:val="00B1793B"/>
    <w:rsid w:val="00B63E53"/>
    <w:rsid w:val="00B705AB"/>
    <w:rsid w:val="00B75FC1"/>
    <w:rsid w:val="00B77E31"/>
    <w:rsid w:val="00B809DD"/>
    <w:rsid w:val="00B95AA0"/>
    <w:rsid w:val="00BB080A"/>
    <w:rsid w:val="00BC3F98"/>
    <w:rsid w:val="00BD6354"/>
    <w:rsid w:val="00C02BDB"/>
    <w:rsid w:val="00C075E5"/>
    <w:rsid w:val="00C20141"/>
    <w:rsid w:val="00C31179"/>
    <w:rsid w:val="00C32A93"/>
    <w:rsid w:val="00C4068B"/>
    <w:rsid w:val="00C5347F"/>
    <w:rsid w:val="00C640D0"/>
    <w:rsid w:val="00C77923"/>
    <w:rsid w:val="00CC054D"/>
    <w:rsid w:val="00D17D7E"/>
    <w:rsid w:val="00D21227"/>
    <w:rsid w:val="00D24835"/>
    <w:rsid w:val="00D410BF"/>
    <w:rsid w:val="00D509E9"/>
    <w:rsid w:val="00D51BCE"/>
    <w:rsid w:val="00D77BA5"/>
    <w:rsid w:val="00DA1AEE"/>
    <w:rsid w:val="00DA7622"/>
    <w:rsid w:val="00DB1A1F"/>
    <w:rsid w:val="00DE729A"/>
    <w:rsid w:val="00DF35C1"/>
    <w:rsid w:val="00E0729C"/>
    <w:rsid w:val="00E21AC5"/>
    <w:rsid w:val="00E33413"/>
    <w:rsid w:val="00E5032B"/>
    <w:rsid w:val="00E707BE"/>
    <w:rsid w:val="00E7422F"/>
    <w:rsid w:val="00E76172"/>
    <w:rsid w:val="00E843B1"/>
    <w:rsid w:val="00E9713B"/>
    <w:rsid w:val="00EA30BE"/>
    <w:rsid w:val="00EA387B"/>
    <w:rsid w:val="00ED2924"/>
    <w:rsid w:val="00EE5600"/>
    <w:rsid w:val="00EF0B59"/>
    <w:rsid w:val="00EF39B6"/>
    <w:rsid w:val="00EF7975"/>
    <w:rsid w:val="00F029AE"/>
    <w:rsid w:val="00F17D5B"/>
    <w:rsid w:val="00F3159B"/>
    <w:rsid w:val="00F57BAD"/>
    <w:rsid w:val="00F673CA"/>
    <w:rsid w:val="00F74666"/>
    <w:rsid w:val="00F82101"/>
    <w:rsid w:val="00F8702C"/>
    <w:rsid w:val="00F92866"/>
    <w:rsid w:val="00FB439C"/>
    <w:rsid w:val="00FD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F7BC6E"/>
  <w15:docId w15:val="{646AFDDD-A1F1-4339-B73B-7E1D740F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widowControl w:val="0"/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Prrafodelista">
    <w:name w:val="List Paragraph"/>
    <w:basedOn w:val="Normal"/>
    <w:link w:val="PrrafodelistaCar"/>
    <w:uiPriority w:val="34"/>
    <w:qFormat/>
    <w:rsid w:val="00A432D1"/>
    <w:pPr>
      <w:widowControl/>
      <w:autoSpaceDE w:val="0"/>
      <w:autoSpaceDN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A432D1"/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Sinespaciado">
    <w:name w:val="No Spacing"/>
    <w:uiPriority w:val="1"/>
    <w:qFormat/>
    <w:rsid w:val="00A432D1"/>
    <w:pPr>
      <w:widowControl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C534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347F"/>
  </w:style>
  <w:style w:type="paragraph" w:styleId="Piedepgina">
    <w:name w:val="footer"/>
    <w:basedOn w:val="Normal"/>
    <w:link w:val="PiedepginaCar"/>
    <w:uiPriority w:val="99"/>
    <w:unhideWhenUsed/>
    <w:rsid w:val="00C534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347F"/>
  </w:style>
  <w:style w:type="paragraph" w:styleId="Textodeglobo">
    <w:name w:val="Balloon Text"/>
    <w:basedOn w:val="Normal"/>
    <w:link w:val="TextodegloboCar"/>
    <w:uiPriority w:val="99"/>
    <w:semiHidden/>
    <w:unhideWhenUsed/>
    <w:rsid w:val="009A0C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0CF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C31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C31179"/>
    <w:pPr>
      <w:spacing w:after="0" w:line="240" w:lineRule="auto"/>
      <w:ind w:left="644"/>
    </w:pPr>
    <w:rPr>
      <w:rFonts w:ascii="Arial" w:eastAsia="Arial" w:hAnsi="Arial" w:cstheme="minorBidi"/>
      <w:sz w:val="31"/>
      <w:szCs w:val="31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C31179"/>
    <w:rPr>
      <w:rFonts w:ascii="Arial" w:eastAsia="Arial" w:hAnsi="Arial" w:cstheme="minorBidi"/>
      <w:sz w:val="31"/>
      <w:szCs w:val="31"/>
      <w:lang w:val="en-US"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DA762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A762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A762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A762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A762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95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8AFC5-2462-4207-BF6B-95A463A74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4874</Words>
  <Characters>26807</Characters>
  <Application>Microsoft Office Word</Application>
  <DocSecurity>0</DocSecurity>
  <Lines>223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sacderfe68</dc:creator>
  <cp:keywords/>
  <dc:description/>
  <cp:lastModifiedBy>OLVERA AGUILA JORGE ALFONSO</cp:lastModifiedBy>
  <cp:revision>8</cp:revision>
  <cp:lastPrinted>2020-01-27T21:05:00Z</cp:lastPrinted>
  <dcterms:created xsi:type="dcterms:W3CDTF">2020-01-25T00:18:00Z</dcterms:created>
  <dcterms:modified xsi:type="dcterms:W3CDTF">2020-01-27T21:05:00Z</dcterms:modified>
</cp:coreProperties>
</file>